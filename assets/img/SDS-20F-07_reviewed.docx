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93EBB" w14:textId="77777777" w:rsidR="002073B5" w:rsidRDefault="002073B5" w:rsidP="00B62709">
      <w:pPr>
        <w:pStyle w:val="Default"/>
        <w:jc w:val="center"/>
        <w:rPr>
          <w:b/>
          <w:bCs/>
          <w:color w:val="2E74B5" w:themeColor="accent1" w:themeShade="BF"/>
          <w:sz w:val="40"/>
          <w:szCs w:val="34"/>
        </w:rPr>
      </w:pPr>
    </w:p>
    <w:p w14:paraId="404843AE" w14:textId="77777777" w:rsidR="002073B5" w:rsidRDefault="002073B5" w:rsidP="00B62709">
      <w:pPr>
        <w:pStyle w:val="Default"/>
        <w:jc w:val="center"/>
        <w:rPr>
          <w:b/>
          <w:bCs/>
          <w:color w:val="2E74B5" w:themeColor="accent1" w:themeShade="BF"/>
          <w:sz w:val="40"/>
          <w:szCs w:val="34"/>
        </w:rPr>
      </w:pPr>
    </w:p>
    <w:p w14:paraId="2F594972" w14:textId="77777777" w:rsidR="002073B5" w:rsidRDefault="002073B5" w:rsidP="00B62709">
      <w:pPr>
        <w:pStyle w:val="Default"/>
        <w:jc w:val="center"/>
        <w:rPr>
          <w:b/>
          <w:bCs/>
          <w:color w:val="2E74B5" w:themeColor="accent1" w:themeShade="BF"/>
          <w:sz w:val="40"/>
          <w:szCs w:val="34"/>
        </w:rPr>
      </w:pPr>
    </w:p>
    <w:p w14:paraId="0F636F16" w14:textId="77777777" w:rsidR="00B62709" w:rsidRPr="00EB1690" w:rsidRDefault="00B62709" w:rsidP="00B62709">
      <w:pPr>
        <w:pStyle w:val="Default"/>
        <w:jc w:val="center"/>
        <w:rPr>
          <w:b/>
          <w:bCs/>
          <w:color w:val="2E74B5" w:themeColor="accent1" w:themeShade="BF"/>
          <w:sz w:val="32"/>
          <w:szCs w:val="34"/>
        </w:rPr>
      </w:pPr>
      <w:r w:rsidRPr="00EB1690">
        <w:rPr>
          <w:b/>
          <w:bCs/>
          <w:color w:val="2E74B5" w:themeColor="accent1" w:themeShade="BF"/>
          <w:sz w:val="40"/>
          <w:szCs w:val="34"/>
        </w:rPr>
        <w:t>Sukkur IBA University</w:t>
      </w:r>
    </w:p>
    <w:p w14:paraId="74A95C35" w14:textId="77777777" w:rsidR="00B62709" w:rsidRPr="008C441E" w:rsidRDefault="00B62709" w:rsidP="00B62709">
      <w:pPr>
        <w:pStyle w:val="Default"/>
        <w:jc w:val="center"/>
        <w:rPr>
          <w:color w:val="2E74B5" w:themeColor="accent1" w:themeShade="BF"/>
          <w:sz w:val="36"/>
          <w:szCs w:val="34"/>
        </w:rPr>
      </w:pPr>
    </w:p>
    <w:p w14:paraId="20434675" w14:textId="77777777" w:rsidR="00B62709" w:rsidRPr="008C441E" w:rsidRDefault="00B62709" w:rsidP="00B62709">
      <w:pPr>
        <w:pStyle w:val="Default"/>
        <w:jc w:val="center"/>
        <w:rPr>
          <w:color w:val="2E74B5" w:themeColor="accent1" w:themeShade="BF"/>
          <w:sz w:val="36"/>
          <w:szCs w:val="34"/>
        </w:rPr>
      </w:pPr>
    </w:p>
    <w:p w14:paraId="4FF2AAE1" w14:textId="06667A5A" w:rsidR="00B62709" w:rsidRPr="008C441E" w:rsidDel="00964E02" w:rsidRDefault="00964E02" w:rsidP="00B62709">
      <w:pPr>
        <w:pStyle w:val="Default"/>
        <w:jc w:val="center"/>
        <w:rPr>
          <w:del w:id="1" w:author="Muhammad Ismail Mangrio" w:date="2023-11-13T10:25:00Z"/>
          <w:b/>
          <w:bCs/>
          <w:color w:val="2E74B5" w:themeColor="accent1" w:themeShade="BF"/>
          <w:sz w:val="36"/>
          <w:szCs w:val="36"/>
        </w:rPr>
      </w:pPr>
      <w:ins w:id="2" w:author="Muhammad Ismail Mangrio" w:date="2023-11-13T10:25:00Z">
        <w:r>
          <w:rPr>
            <w:b/>
            <w:bCs/>
            <w:color w:val="2E74B5" w:themeColor="accent1" w:themeShade="BF"/>
            <w:sz w:val="40"/>
            <w:szCs w:val="36"/>
          </w:rPr>
          <w:t>SDS ??</w:t>
        </w:r>
      </w:ins>
      <w:del w:id="3" w:author="Muhammad Ismail Mangrio" w:date="2023-11-13T10:25:00Z">
        <w:r w:rsidR="00B62709" w:rsidRPr="008C441E" w:rsidDel="00964E02">
          <w:rPr>
            <w:b/>
            <w:bCs/>
            <w:color w:val="2E74B5" w:themeColor="accent1" w:themeShade="BF"/>
            <w:sz w:val="40"/>
            <w:szCs w:val="36"/>
          </w:rPr>
          <w:delText>Software Requirement Specification (SRS)</w:delText>
        </w:r>
      </w:del>
    </w:p>
    <w:p w14:paraId="2B92524E" w14:textId="77777777" w:rsidR="00B62709" w:rsidRPr="008C441E" w:rsidRDefault="00B62709" w:rsidP="00B62709">
      <w:pPr>
        <w:pStyle w:val="Default"/>
        <w:rPr>
          <w:color w:val="2E74B5" w:themeColor="accent1" w:themeShade="BF"/>
          <w:sz w:val="36"/>
          <w:szCs w:val="36"/>
        </w:rPr>
      </w:pPr>
    </w:p>
    <w:p w14:paraId="276C48A3" w14:textId="77777777" w:rsidR="00B62709" w:rsidRPr="008C441E" w:rsidRDefault="00B62709" w:rsidP="00B62709">
      <w:pPr>
        <w:pStyle w:val="Default"/>
        <w:jc w:val="center"/>
        <w:rPr>
          <w:color w:val="2E74B5" w:themeColor="accent1" w:themeShade="BF"/>
          <w:sz w:val="36"/>
          <w:szCs w:val="36"/>
        </w:rPr>
      </w:pPr>
      <w:r w:rsidRPr="008C441E">
        <w:rPr>
          <w:color w:val="2E74B5" w:themeColor="accent1" w:themeShade="BF"/>
          <w:sz w:val="36"/>
          <w:szCs w:val="36"/>
        </w:rPr>
        <w:t>For</w:t>
      </w:r>
    </w:p>
    <w:p w14:paraId="002B67F1" w14:textId="77777777" w:rsidR="00B62709" w:rsidRPr="008C441E" w:rsidRDefault="00B62709" w:rsidP="00B62709">
      <w:pPr>
        <w:pStyle w:val="Default"/>
        <w:jc w:val="center"/>
        <w:rPr>
          <w:color w:val="2E74B5" w:themeColor="accent1" w:themeShade="BF"/>
          <w:sz w:val="36"/>
          <w:szCs w:val="36"/>
        </w:rPr>
      </w:pPr>
    </w:p>
    <w:p w14:paraId="1C3F2A0C" w14:textId="77777777" w:rsidR="00B62709" w:rsidRPr="00256CAC" w:rsidRDefault="00B62709" w:rsidP="00B62709">
      <w:pPr>
        <w:jc w:val="center"/>
        <w:rPr>
          <w:b/>
          <w:bCs/>
          <w:color w:val="2E74B5" w:themeColor="accent1" w:themeShade="BF"/>
          <w:sz w:val="36"/>
          <w:szCs w:val="36"/>
        </w:rPr>
      </w:pPr>
      <w:r w:rsidRPr="00256CAC">
        <w:rPr>
          <w:b/>
          <w:bCs/>
          <w:color w:val="2E74B5" w:themeColor="accent1" w:themeShade="BF"/>
          <w:sz w:val="36"/>
          <w:szCs w:val="36"/>
        </w:rPr>
        <w:t xml:space="preserve">Schools Hub – Bridge </w:t>
      </w:r>
      <w:r>
        <w:rPr>
          <w:b/>
          <w:bCs/>
          <w:color w:val="2E74B5" w:themeColor="accent1" w:themeShade="BF"/>
          <w:sz w:val="36"/>
          <w:szCs w:val="36"/>
        </w:rPr>
        <w:t>Between</w:t>
      </w:r>
      <w:r w:rsidRPr="00256CAC">
        <w:rPr>
          <w:b/>
          <w:bCs/>
          <w:color w:val="2E74B5" w:themeColor="accent1" w:themeShade="BF"/>
          <w:sz w:val="36"/>
          <w:szCs w:val="36"/>
        </w:rPr>
        <w:t xml:space="preserve"> Schools and Parents</w:t>
      </w:r>
    </w:p>
    <w:p w14:paraId="3E3CC941" w14:textId="77777777" w:rsidR="00B62709" w:rsidRPr="00256CAC" w:rsidRDefault="00B62709" w:rsidP="00B62709">
      <w:pPr>
        <w:jc w:val="left"/>
        <w:rPr>
          <w:rFonts w:ascii="Arial Black" w:hAnsi="Arial Black"/>
          <w:b/>
          <w:bCs/>
          <w:color w:val="2E74B5" w:themeColor="accent1" w:themeShade="BF"/>
          <w:sz w:val="28"/>
          <w:szCs w:val="28"/>
        </w:rPr>
      </w:pPr>
    </w:p>
    <w:p w14:paraId="3D01A1FF" w14:textId="77777777" w:rsidR="00B62709" w:rsidRPr="008C441E" w:rsidRDefault="00B62709" w:rsidP="00B62709">
      <w:pPr>
        <w:pStyle w:val="Default"/>
        <w:jc w:val="center"/>
        <w:rPr>
          <w:color w:val="2E74B5" w:themeColor="accent1" w:themeShade="BF"/>
          <w:sz w:val="36"/>
          <w:szCs w:val="36"/>
        </w:rPr>
      </w:pPr>
      <w:r>
        <w:rPr>
          <w:color w:val="2E74B5" w:themeColor="accent1" w:themeShade="BF"/>
          <w:sz w:val="36"/>
          <w:szCs w:val="36"/>
        </w:rPr>
        <w:t>Version1.0</w:t>
      </w:r>
    </w:p>
    <w:p w14:paraId="02B0963F" w14:textId="77777777" w:rsidR="00B62709" w:rsidRDefault="00B62709" w:rsidP="00B62709">
      <w:pPr>
        <w:pStyle w:val="Default"/>
        <w:jc w:val="center"/>
        <w:rPr>
          <w:color w:val="2E74B5" w:themeColor="accent1" w:themeShade="BF"/>
          <w:sz w:val="36"/>
          <w:szCs w:val="36"/>
        </w:rPr>
      </w:pPr>
    </w:p>
    <w:p w14:paraId="4B80A3DC" w14:textId="77777777" w:rsidR="00B62709" w:rsidRPr="008C441E" w:rsidRDefault="00B62709" w:rsidP="00B62709">
      <w:pPr>
        <w:pStyle w:val="Default"/>
        <w:jc w:val="center"/>
        <w:rPr>
          <w:color w:val="2E74B5" w:themeColor="accent1" w:themeShade="BF"/>
          <w:sz w:val="36"/>
          <w:szCs w:val="36"/>
        </w:rPr>
      </w:pPr>
    </w:p>
    <w:p w14:paraId="211B18E0" w14:textId="77777777" w:rsidR="00B62709" w:rsidRPr="008C441E" w:rsidRDefault="00B62709" w:rsidP="00B62709">
      <w:pPr>
        <w:pStyle w:val="Default"/>
        <w:jc w:val="center"/>
        <w:rPr>
          <w:color w:val="2E74B5" w:themeColor="accent1" w:themeShade="BF"/>
          <w:sz w:val="36"/>
          <w:szCs w:val="36"/>
        </w:rPr>
      </w:pPr>
    </w:p>
    <w:p w14:paraId="27960DB6" w14:textId="77777777" w:rsidR="00B62709" w:rsidRPr="008C441E" w:rsidRDefault="00B62709" w:rsidP="00B62709">
      <w:pPr>
        <w:pStyle w:val="Default"/>
        <w:jc w:val="center"/>
        <w:rPr>
          <w:color w:val="2E74B5" w:themeColor="accent1" w:themeShade="BF"/>
          <w:sz w:val="36"/>
          <w:szCs w:val="36"/>
        </w:rPr>
      </w:pPr>
      <w:r>
        <w:rPr>
          <w:color w:val="2E74B5" w:themeColor="accent1" w:themeShade="BF"/>
          <w:sz w:val="36"/>
          <w:szCs w:val="36"/>
        </w:rPr>
        <w:t xml:space="preserve">Najeebullah khan, Muhammad Umair, Muhammad Daud </w:t>
      </w:r>
    </w:p>
    <w:p w14:paraId="4298CBC5" w14:textId="77777777" w:rsidR="00B62709" w:rsidRPr="008C441E" w:rsidRDefault="00B62709" w:rsidP="00B62709">
      <w:pPr>
        <w:pStyle w:val="Default"/>
        <w:jc w:val="center"/>
        <w:rPr>
          <w:color w:val="2E74B5" w:themeColor="accent1" w:themeShade="BF"/>
          <w:sz w:val="36"/>
          <w:szCs w:val="36"/>
        </w:rPr>
      </w:pPr>
    </w:p>
    <w:p w14:paraId="7ACE176F" w14:textId="77777777" w:rsidR="00B62709" w:rsidRPr="008C441E" w:rsidRDefault="00B62709" w:rsidP="00B62709">
      <w:pPr>
        <w:pStyle w:val="Default"/>
        <w:jc w:val="center"/>
        <w:rPr>
          <w:color w:val="2E74B5" w:themeColor="accent1" w:themeShade="BF"/>
          <w:sz w:val="36"/>
          <w:szCs w:val="36"/>
        </w:rPr>
      </w:pPr>
    </w:p>
    <w:p w14:paraId="4F65F97B" w14:textId="77777777" w:rsidR="00B62709" w:rsidRPr="008C441E" w:rsidRDefault="00B62709" w:rsidP="00B62709">
      <w:pPr>
        <w:pStyle w:val="Default"/>
        <w:jc w:val="center"/>
        <w:rPr>
          <w:color w:val="2E74B5" w:themeColor="accent1" w:themeShade="BF"/>
          <w:sz w:val="36"/>
          <w:szCs w:val="36"/>
        </w:rPr>
      </w:pPr>
    </w:p>
    <w:p w14:paraId="1620BCC7" w14:textId="77777777" w:rsidR="00B62709" w:rsidRPr="008C441E" w:rsidRDefault="00B62709" w:rsidP="00B62709">
      <w:pPr>
        <w:pStyle w:val="Default"/>
        <w:jc w:val="center"/>
        <w:rPr>
          <w:color w:val="2E74B5" w:themeColor="accent1" w:themeShade="BF"/>
          <w:sz w:val="36"/>
          <w:szCs w:val="36"/>
        </w:rPr>
      </w:pPr>
      <w:r w:rsidRPr="0074612B">
        <w:rPr>
          <w:b/>
          <w:color w:val="2E74B5" w:themeColor="accent1" w:themeShade="BF"/>
          <w:sz w:val="36"/>
          <w:szCs w:val="36"/>
        </w:rPr>
        <w:t>Supervisor:</w:t>
      </w:r>
      <w:r w:rsidRPr="008C441E">
        <w:rPr>
          <w:color w:val="2E74B5" w:themeColor="accent1" w:themeShade="BF"/>
          <w:sz w:val="36"/>
          <w:szCs w:val="36"/>
        </w:rPr>
        <w:t xml:space="preserve"> </w:t>
      </w:r>
      <w:del w:id="4" w:author="Muhammad Ismail Mangrio" w:date="2023-11-13T10:25:00Z">
        <w:r w:rsidDel="00EC2289">
          <w:rPr>
            <w:color w:val="2E74B5" w:themeColor="accent1" w:themeShade="BF"/>
            <w:sz w:val="36"/>
            <w:szCs w:val="36"/>
          </w:rPr>
          <w:delText xml:space="preserve">Prof. </w:delText>
        </w:r>
      </w:del>
      <w:r>
        <w:rPr>
          <w:color w:val="2E74B5" w:themeColor="accent1" w:themeShade="BF"/>
          <w:sz w:val="36"/>
          <w:szCs w:val="36"/>
        </w:rPr>
        <w:t xml:space="preserve">Dr. Muhammad Ismail </w:t>
      </w:r>
    </w:p>
    <w:p w14:paraId="00F6D0A6" w14:textId="77777777" w:rsidR="008634CB" w:rsidRPr="008634CB" w:rsidRDefault="008634CB" w:rsidP="00801712">
      <w:pPr>
        <w:spacing w:after="18" w:line="265" w:lineRule="auto"/>
        <w:ind w:left="26" w:right="854"/>
        <w:jc w:val="center"/>
        <w:rPr>
          <w:color w:val="1F4E79" w:themeColor="accent1" w:themeShade="80"/>
          <w:sz w:val="36"/>
        </w:rPr>
      </w:pPr>
    </w:p>
    <w:p w14:paraId="17AF262E" w14:textId="77777777" w:rsidR="008634CB" w:rsidRPr="008634CB" w:rsidRDefault="008634CB" w:rsidP="00801712">
      <w:pPr>
        <w:spacing w:after="18" w:line="265" w:lineRule="auto"/>
        <w:ind w:left="26" w:right="854"/>
        <w:jc w:val="center"/>
        <w:rPr>
          <w:color w:val="1F4E79" w:themeColor="accent1" w:themeShade="80"/>
          <w:sz w:val="36"/>
        </w:rPr>
      </w:pPr>
    </w:p>
    <w:p w14:paraId="35587D31" w14:textId="77777777" w:rsidR="008634CB" w:rsidRPr="008634CB" w:rsidRDefault="008634CB" w:rsidP="00801712">
      <w:pPr>
        <w:spacing w:after="18" w:line="265" w:lineRule="auto"/>
        <w:ind w:left="26" w:right="854"/>
        <w:jc w:val="center"/>
        <w:rPr>
          <w:color w:val="1F4E79" w:themeColor="accent1" w:themeShade="80"/>
          <w:sz w:val="36"/>
        </w:rPr>
      </w:pPr>
    </w:p>
    <w:p w14:paraId="1EC794E9" w14:textId="77777777" w:rsidR="008634CB" w:rsidRPr="008634CB" w:rsidRDefault="008634CB" w:rsidP="00801712">
      <w:pPr>
        <w:spacing w:after="18" w:line="265" w:lineRule="auto"/>
        <w:ind w:left="26" w:right="854"/>
        <w:jc w:val="center"/>
        <w:rPr>
          <w:color w:val="1F4E79" w:themeColor="accent1" w:themeShade="80"/>
          <w:sz w:val="36"/>
        </w:rPr>
      </w:pPr>
    </w:p>
    <w:p w14:paraId="69A87124" w14:textId="77777777" w:rsidR="008634CB" w:rsidRPr="008634CB" w:rsidRDefault="008634CB" w:rsidP="00801712">
      <w:pPr>
        <w:spacing w:after="18" w:line="265" w:lineRule="auto"/>
        <w:ind w:left="26" w:right="854"/>
        <w:jc w:val="center"/>
        <w:rPr>
          <w:color w:val="1F4E79" w:themeColor="accent1" w:themeShade="80"/>
          <w:sz w:val="36"/>
        </w:rPr>
      </w:pPr>
    </w:p>
    <w:p w14:paraId="7E096700" w14:textId="77777777" w:rsidR="008634CB" w:rsidRDefault="008634CB" w:rsidP="00801712">
      <w:pPr>
        <w:spacing w:after="18" w:line="265" w:lineRule="auto"/>
        <w:ind w:left="26" w:right="854"/>
        <w:jc w:val="center"/>
        <w:rPr>
          <w:color w:val="1F4E79" w:themeColor="accent1" w:themeShade="80"/>
          <w:sz w:val="36"/>
        </w:rPr>
      </w:pPr>
    </w:p>
    <w:p w14:paraId="49C16954" w14:textId="77777777" w:rsidR="00B62709" w:rsidRDefault="00B62709" w:rsidP="00801712">
      <w:pPr>
        <w:spacing w:after="18" w:line="265" w:lineRule="auto"/>
        <w:ind w:left="26" w:right="854"/>
        <w:jc w:val="center"/>
        <w:rPr>
          <w:color w:val="1F4E79" w:themeColor="accent1" w:themeShade="80"/>
          <w:sz w:val="36"/>
        </w:rPr>
      </w:pPr>
    </w:p>
    <w:p w14:paraId="1BF29EF3" w14:textId="77777777" w:rsidR="00B62709" w:rsidRPr="008634CB" w:rsidRDefault="00B62709" w:rsidP="00801712">
      <w:pPr>
        <w:spacing w:after="18" w:line="265" w:lineRule="auto"/>
        <w:ind w:left="26" w:right="854"/>
        <w:jc w:val="center"/>
        <w:rPr>
          <w:color w:val="1F4E79" w:themeColor="accent1" w:themeShade="80"/>
          <w:sz w:val="36"/>
        </w:rPr>
      </w:pPr>
    </w:p>
    <w:p w14:paraId="45C8852D" w14:textId="77777777" w:rsidR="008634CB" w:rsidRPr="008634CB" w:rsidRDefault="008634CB" w:rsidP="00972845">
      <w:pPr>
        <w:spacing w:after="18" w:line="265" w:lineRule="auto"/>
        <w:ind w:left="26" w:right="854" w:firstLine="258"/>
        <w:jc w:val="center"/>
        <w:rPr>
          <w:color w:val="1F4E79" w:themeColor="accent1" w:themeShade="80"/>
          <w:sz w:val="36"/>
        </w:rPr>
      </w:pPr>
    </w:p>
    <w:p w14:paraId="38A9F254" w14:textId="77777777" w:rsidR="008634CB" w:rsidRPr="008634CB" w:rsidRDefault="008634CB" w:rsidP="00801712">
      <w:pPr>
        <w:spacing w:after="18" w:line="265" w:lineRule="auto"/>
        <w:ind w:left="26" w:right="854"/>
        <w:jc w:val="center"/>
        <w:rPr>
          <w:color w:val="1F4E79" w:themeColor="accent1" w:themeShade="80"/>
          <w:sz w:val="36"/>
        </w:rPr>
      </w:pPr>
    </w:p>
    <w:p w14:paraId="6AC25854" w14:textId="77777777" w:rsidR="008634CB" w:rsidRPr="008634CB" w:rsidRDefault="008634CB" w:rsidP="00972845">
      <w:pPr>
        <w:spacing w:after="18" w:line="265" w:lineRule="auto"/>
        <w:ind w:left="26" w:right="854"/>
        <w:rPr>
          <w:color w:val="1F4E79" w:themeColor="accent1" w:themeShade="80"/>
        </w:rPr>
      </w:pPr>
    </w:p>
    <w:tbl>
      <w:tblPr>
        <w:tblStyle w:val="TableGrid"/>
        <w:tblW w:w="9632" w:type="dxa"/>
        <w:tblInd w:w="-143" w:type="dxa"/>
        <w:tblCellMar>
          <w:top w:w="16" w:type="dxa"/>
          <w:left w:w="109" w:type="dxa"/>
          <w:right w:w="115" w:type="dxa"/>
        </w:tblCellMar>
        <w:tblLook w:val="04A0" w:firstRow="1" w:lastRow="0" w:firstColumn="1" w:lastColumn="0" w:noHBand="0" w:noVBand="1"/>
      </w:tblPr>
      <w:tblGrid>
        <w:gridCol w:w="4816"/>
        <w:gridCol w:w="4816"/>
      </w:tblGrid>
      <w:tr w:rsidR="00A8655D" w14:paraId="2684A1E8" w14:textId="77777777" w:rsidTr="00A8655D">
        <w:trPr>
          <w:trHeight w:val="359"/>
        </w:trPr>
        <w:tc>
          <w:tcPr>
            <w:tcW w:w="4816" w:type="dxa"/>
            <w:tcBorders>
              <w:top w:val="single" w:sz="4" w:space="0" w:color="999999"/>
              <w:left w:val="single" w:sz="4" w:space="0" w:color="999999"/>
              <w:bottom w:val="single" w:sz="4" w:space="0" w:color="999999"/>
              <w:right w:val="single" w:sz="4" w:space="0" w:color="999999"/>
            </w:tcBorders>
          </w:tcPr>
          <w:p w14:paraId="3CC38A39" w14:textId="77777777" w:rsidR="00A8655D" w:rsidRDefault="00A8655D" w:rsidP="00A8655D">
            <w:pPr>
              <w:spacing w:after="0" w:line="259" w:lineRule="auto"/>
              <w:ind w:left="0" w:right="0" w:firstLine="0"/>
            </w:pPr>
            <w:r>
              <w:rPr>
                <w:i/>
                <w:sz w:val="30"/>
              </w:rPr>
              <w:t>Project Code</w:t>
            </w:r>
          </w:p>
        </w:tc>
        <w:tc>
          <w:tcPr>
            <w:tcW w:w="4816" w:type="dxa"/>
            <w:tcBorders>
              <w:top w:val="single" w:sz="4" w:space="0" w:color="999999"/>
              <w:left w:val="single" w:sz="4" w:space="0" w:color="999999"/>
              <w:bottom w:val="single" w:sz="4" w:space="0" w:color="999999"/>
              <w:right w:val="single" w:sz="4" w:space="0" w:color="999999"/>
            </w:tcBorders>
          </w:tcPr>
          <w:p w14:paraId="349A8247" w14:textId="77777777" w:rsidR="00A8655D" w:rsidRPr="009B33C8" w:rsidRDefault="00A8655D" w:rsidP="00A8655D">
            <w:pPr>
              <w:pStyle w:val="Default"/>
              <w:rPr>
                <w:sz w:val="32"/>
                <w:szCs w:val="28"/>
              </w:rPr>
            </w:pPr>
            <w:r>
              <w:rPr>
                <w:sz w:val="32"/>
                <w:szCs w:val="28"/>
              </w:rPr>
              <w:t>20F-07</w:t>
            </w:r>
          </w:p>
        </w:tc>
      </w:tr>
      <w:tr w:rsidR="00A8655D" w14:paraId="7C4E86F5" w14:textId="77777777" w:rsidTr="00A8655D">
        <w:trPr>
          <w:trHeight w:val="359"/>
        </w:trPr>
        <w:tc>
          <w:tcPr>
            <w:tcW w:w="4816" w:type="dxa"/>
            <w:tcBorders>
              <w:top w:val="single" w:sz="4" w:space="0" w:color="999999"/>
              <w:left w:val="single" w:sz="4" w:space="0" w:color="999999"/>
              <w:bottom w:val="single" w:sz="4" w:space="0" w:color="999999"/>
              <w:right w:val="single" w:sz="4" w:space="0" w:color="999999"/>
            </w:tcBorders>
          </w:tcPr>
          <w:p w14:paraId="4943F907" w14:textId="77777777" w:rsidR="00A8655D" w:rsidRDefault="00A8655D" w:rsidP="00A8655D">
            <w:pPr>
              <w:spacing w:after="0" w:line="259" w:lineRule="auto"/>
              <w:ind w:left="0" w:right="0" w:firstLine="0"/>
            </w:pPr>
            <w:r>
              <w:rPr>
                <w:i/>
                <w:sz w:val="30"/>
              </w:rPr>
              <w:t>Supervisor</w:t>
            </w:r>
          </w:p>
        </w:tc>
        <w:tc>
          <w:tcPr>
            <w:tcW w:w="4816" w:type="dxa"/>
            <w:tcBorders>
              <w:top w:val="single" w:sz="4" w:space="0" w:color="999999"/>
              <w:left w:val="single" w:sz="4" w:space="0" w:color="999999"/>
              <w:bottom w:val="single" w:sz="4" w:space="0" w:color="999999"/>
              <w:right w:val="single" w:sz="4" w:space="0" w:color="999999"/>
            </w:tcBorders>
          </w:tcPr>
          <w:p w14:paraId="4FB560C7" w14:textId="77777777" w:rsidR="00A8655D" w:rsidRPr="009B33C8" w:rsidRDefault="00A8655D" w:rsidP="00025313">
            <w:pPr>
              <w:pStyle w:val="Default"/>
              <w:rPr>
                <w:sz w:val="32"/>
                <w:szCs w:val="28"/>
              </w:rPr>
            </w:pPr>
            <w:del w:id="5" w:author="Muhammad Ismail Mangrio" w:date="2023-11-13T10:25:00Z">
              <w:r w:rsidDel="00EC2289">
                <w:rPr>
                  <w:sz w:val="32"/>
                  <w:szCs w:val="28"/>
                </w:rPr>
                <w:delText xml:space="preserve">Prof. </w:delText>
              </w:r>
            </w:del>
            <w:r>
              <w:rPr>
                <w:sz w:val="32"/>
                <w:szCs w:val="28"/>
              </w:rPr>
              <w:t xml:space="preserve">Dr. Muhammad Ismail </w:t>
            </w:r>
          </w:p>
        </w:tc>
      </w:tr>
      <w:tr w:rsidR="00A8655D" w14:paraId="55A7CA38" w14:textId="77777777" w:rsidTr="00A8655D">
        <w:trPr>
          <w:trHeight w:val="359"/>
        </w:trPr>
        <w:tc>
          <w:tcPr>
            <w:tcW w:w="4816" w:type="dxa"/>
            <w:tcBorders>
              <w:top w:val="single" w:sz="4" w:space="0" w:color="999999"/>
              <w:left w:val="single" w:sz="4" w:space="0" w:color="999999"/>
              <w:bottom w:val="single" w:sz="4" w:space="0" w:color="999999"/>
              <w:right w:val="single" w:sz="4" w:space="0" w:color="999999"/>
            </w:tcBorders>
          </w:tcPr>
          <w:p w14:paraId="6B9C6EF2" w14:textId="77777777" w:rsidR="00A8655D" w:rsidRDefault="00A8655D" w:rsidP="00A8655D">
            <w:pPr>
              <w:spacing w:after="0" w:line="259" w:lineRule="auto"/>
              <w:ind w:left="0" w:right="0" w:firstLine="0"/>
            </w:pPr>
            <w:r>
              <w:rPr>
                <w:i/>
                <w:sz w:val="30"/>
              </w:rPr>
              <w:t>Co-Supervisor</w:t>
            </w:r>
          </w:p>
        </w:tc>
        <w:tc>
          <w:tcPr>
            <w:tcW w:w="4816" w:type="dxa"/>
            <w:tcBorders>
              <w:top w:val="single" w:sz="4" w:space="0" w:color="999999"/>
              <w:left w:val="single" w:sz="4" w:space="0" w:color="999999"/>
              <w:bottom w:val="single" w:sz="4" w:space="0" w:color="999999"/>
              <w:right w:val="single" w:sz="4" w:space="0" w:color="999999"/>
            </w:tcBorders>
          </w:tcPr>
          <w:p w14:paraId="6B592330" w14:textId="77777777" w:rsidR="00A8655D" w:rsidRPr="009B33C8" w:rsidRDefault="00A8655D" w:rsidP="00A8655D">
            <w:pPr>
              <w:pStyle w:val="Default"/>
              <w:rPr>
                <w:sz w:val="32"/>
                <w:szCs w:val="28"/>
              </w:rPr>
            </w:pPr>
            <w:r>
              <w:rPr>
                <w:sz w:val="32"/>
                <w:szCs w:val="28"/>
              </w:rPr>
              <w:t>N/A</w:t>
            </w:r>
          </w:p>
        </w:tc>
      </w:tr>
      <w:tr w:rsidR="00A8655D" w14:paraId="52A01E5F" w14:textId="77777777" w:rsidTr="00A8655D">
        <w:trPr>
          <w:trHeight w:val="359"/>
        </w:trPr>
        <w:tc>
          <w:tcPr>
            <w:tcW w:w="4816" w:type="dxa"/>
            <w:tcBorders>
              <w:top w:val="single" w:sz="4" w:space="0" w:color="999999"/>
              <w:left w:val="single" w:sz="4" w:space="0" w:color="999999"/>
              <w:bottom w:val="single" w:sz="4" w:space="0" w:color="999999"/>
              <w:right w:val="single" w:sz="4" w:space="0" w:color="999999"/>
            </w:tcBorders>
          </w:tcPr>
          <w:p w14:paraId="2105A1D5" w14:textId="77777777" w:rsidR="00A8655D" w:rsidRDefault="00A8655D" w:rsidP="00A8655D">
            <w:pPr>
              <w:spacing w:after="0" w:line="259" w:lineRule="auto"/>
              <w:ind w:left="0" w:right="0" w:firstLine="0"/>
            </w:pPr>
            <w:r>
              <w:rPr>
                <w:i/>
                <w:sz w:val="30"/>
              </w:rPr>
              <w:t>Project Manager</w:t>
            </w:r>
          </w:p>
        </w:tc>
        <w:tc>
          <w:tcPr>
            <w:tcW w:w="4816" w:type="dxa"/>
            <w:tcBorders>
              <w:top w:val="single" w:sz="4" w:space="0" w:color="999999"/>
              <w:left w:val="single" w:sz="4" w:space="0" w:color="999999"/>
              <w:bottom w:val="single" w:sz="4" w:space="0" w:color="999999"/>
              <w:right w:val="single" w:sz="4" w:space="0" w:color="999999"/>
            </w:tcBorders>
          </w:tcPr>
          <w:p w14:paraId="701E39E6" w14:textId="77777777" w:rsidR="00A8655D" w:rsidRPr="009B33C8" w:rsidRDefault="00A8655D" w:rsidP="00A8655D">
            <w:pPr>
              <w:pStyle w:val="Default"/>
              <w:rPr>
                <w:sz w:val="32"/>
                <w:szCs w:val="28"/>
              </w:rPr>
            </w:pPr>
            <w:r>
              <w:rPr>
                <w:sz w:val="32"/>
                <w:szCs w:val="28"/>
              </w:rPr>
              <w:t>Najeebullah khan</w:t>
            </w:r>
          </w:p>
        </w:tc>
      </w:tr>
      <w:tr w:rsidR="00A8655D" w14:paraId="645165CF" w14:textId="77777777" w:rsidTr="00A8655D">
        <w:trPr>
          <w:trHeight w:val="1058"/>
        </w:trPr>
        <w:tc>
          <w:tcPr>
            <w:tcW w:w="4816" w:type="dxa"/>
            <w:tcBorders>
              <w:top w:val="single" w:sz="4" w:space="0" w:color="999999"/>
              <w:left w:val="single" w:sz="4" w:space="0" w:color="999999"/>
              <w:bottom w:val="single" w:sz="4" w:space="0" w:color="999999"/>
              <w:right w:val="single" w:sz="4" w:space="0" w:color="999999"/>
            </w:tcBorders>
          </w:tcPr>
          <w:p w14:paraId="63B9F90D" w14:textId="77777777" w:rsidR="00A8655D" w:rsidRDefault="00A8655D" w:rsidP="00A8655D">
            <w:pPr>
              <w:spacing w:after="0" w:line="259" w:lineRule="auto"/>
              <w:ind w:left="0" w:right="0" w:firstLine="0"/>
            </w:pPr>
            <w:r>
              <w:rPr>
                <w:i/>
                <w:sz w:val="30"/>
              </w:rPr>
              <w:t>Project Team</w:t>
            </w:r>
          </w:p>
        </w:tc>
        <w:tc>
          <w:tcPr>
            <w:tcW w:w="4816" w:type="dxa"/>
            <w:tcBorders>
              <w:top w:val="single" w:sz="4" w:space="0" w:color="999999"/>
              <w:left w:val="single" w:sz="4" w:space="0" w:color="999999"/>
              <w:bottom w:val="single" w:sz="4" w:space="0" w:color="999999"/>
              <w:right w:val="single" w:sz="4" w:space="0" w:color="999999"/>
            </w:tcBorders>
          </w:tcPr>
          <w:p w14:paraId="7094600E" w14:textId="77777777" w:rsidR="00A8655D" w:rsidRPr="009B33C8" w:rsidRDefault="00A8655D" w:rsidP="00A8655D">
            <w:pPr>
              <w:pStyle w:val="Default"/>
              <w:rPr>
                <w:sz w:val="32"/>
                <w:szCs w:val="28"/>
              </w:rPr>
            </w:pPr>
            <w:r>
              <w:rPr>
                <w:sz w:val="32"/>
                <w:szCs w:val="28"/>
              </w:rPr>
              <w:t xml:space="preserve">Najeebullah khan </w:t>
            </w:r>
            <w:r>
              <w:rPr>
                <w:sz w:val="28"/>
                <w:szCs w:val="28"/>
              </w:rPr>
              <w:t>(023-20-0058)</w:t>
            </w:r>
          </w:p>
          <w:p w14:paraId="0735EE5A" w14:textId="77777777" w:rsidR="00A8655D" w:rsidRPr="009B33C8" w:rsidRDefault="00A8655D" w:rsidP="00A8655D">
            <w:pPr>
              <w:pStyle w:val="Default"/>
              <w:rPr>
                <w:sz w:val="32"/>
                <w:szCs w:val="28"/>
              </w:rPr>
            </w:pPr>
            <w:r>
              <w:rPr>
                <w:sz w:val="32"/>
                <w:szCs w:val="28"/>
              </w:rPr>
              <w:t xml:space="preserve">Muhammad Umair </w:t>
            </w:r>
            <w:r w:rsidRPr="00227C11">
              <w:rPr>
                <w:iCs/>
                <w:sz w:val="28"/>
              </w:rPr>
              <w:t>(023-19-0026)</w:t>
            </w:r>
          </w:p>
          <w:p w14:paraId="3B05B083" w14:textId="77777777" w:rsidR="00A8655D" w:rsidRPr="009B33C8" w:rsidRDefault="00A8655D" w:rsidP="00A8655D">
            <w:pPr>
              <w:pStyle w:val="Default"/>
              <w:rPr>
                <w:sz w:val="32"/>
                <w:szCs w:val="28"/>
              </w:rPr>
            </w:pPr>
            <w:r>
              <w:rPr>
                <w:sz w:val="32"/>
                <w:szCs w:val="28"/>
              </w:rPr>
              <w:t xml:space="preserve">Muhammad Daud </w:t>
            </w:r>
            <w:r>
              <w:rPr>
                <w:sz w:val="28"/>
                <w:szCs w:val="28"/>
              </w:rPr>
              <w:t>(023-20-0092)</w:t>
            </w:r>
          </w:p>
        </w:tc>
      </w:tr>
      <w:tr w:rsidR="00A8655D" w14:paraId="2400C58B" w14:textId="77777777" w:rsidTr="00A8655D">
        <w:trPr>
          <w:trHeight w:val="433"/>
        </w:trPr>
        <w:tc>
          <w:tcPr>
            <w:tcW w:w="4816" w:type="dxa"/>
            <w:tcBorders>
              <w:top w:val="single" w:sz="4" w:space="0" w:color="999999"/>
              <w:left w:val="single" w:sz="4" w:space="0" w:color="999999"/>
              <w:bottom w:val="single" w:sz="4" w:space="0" w:color="999999"/>
              <w:right w:val="single" w:sz="4" w:space="0" w:color="999999"/>
            </w:tcBorders>
          </w:tcPr>
          <w:p w14:paraId="21BB9656" w14:textId="77777777" w:rsidR="00A8655D" w:rsidRDefault="00A8655D" w:rsidP="00A8655D">
            <w:pPr>
              <w:spacing w:after="0" w:line="259" w:lineRule="auto"/>
              <w:ind w:left="0" w:right="0" w:firstLine="0"/>
            </w:pPr>
            <w:r>
              <w:rPr>
                <w:i/>
                <w:sz w:val="30"/>
              </w:rPr>
              <w:t>Submission Date</w:t>
            </w:r>
          </w:p>
        </w:tc>
        <w:tc>
          <w:tcPr>
            <w:tcW w:w="4816" w:type="dxa"/>
            <w:tcBorders>
              <w:top w:val="single" w:sz="4" w:space="0" w:color="999999"/>
              <w:left w:val="single" w:sz="4" w:space="0" w:color="999999"/>
              <w:bottom w:val="single" w:sz="4" w:space="0" w:color="999999"/>
              <w:right w:val="single" w:sz="4" w:space="0" w:color="999999"/>
            </w:tcBorders>
          </w:tcPr>
          <w:p w14:paraId="34831671" w14:textId="77777777" w:rsidR="00A8655D" w:rsidRPr="009B33C8" w:rsidRDefault="00A8655D" w:rsidP="00A8655D">
            <w:pPr>
              <w:pStyle w:val="Default"/>
              <w:rPr>
                <w:sz w:val="32"/>
                <w:szCs w:val="28"/>
              </w:rPr>
            </w:pPr>
            <w:r w:rsidRPr="009B33C8">
              <w:rPr>
                <w:sz w:val="32"/>
                <w:szCs w:val="28"/>
              </w:rPr>
              <w:t>23</w:t>
            </w:r>
            <w:r>
              <w:rPr>
                <w:sz w:val="32"/>
                <w:szCs w:val="28"/>
              </w:rPr>
              <w:t xml:space="preserve"> May</w:t>
            </w:r>
            <w:r w:rsidRPr="009B33C8">
              <w:rPr>
                <w:sz w:val="32"/>
                <w:szCs w:val="28"/>
              </w:rPr>
              <w:t xml:space="preserve"> 2</w:t>
            </w:r>
            <w:r>
              <w:rPr>
                <w:sz w:val="32"/>
                <w:szCs w:val="28"/>
              </w:rPr>
              <w:t>024</w:t>
            </w:r>
          </w:p>
        </w:tc>
      </w:tr>
    </w:tbl>
    <w:p w14:paraId="4CA72CD4" w14:textId="77777777" w:rsidR="00801712" w:rsidRDefault="00801712" w:rsidP="00801712">
      <w:pPr>
        <w:spacing w:after="226" w:line="259" w:lineRule="auto"/>
        <w:ind w:right="0"/>
        <w:jc w:val="left"/>
      </w:pPr>
    </w:p>
    <w:p w14:paraId="446F97DC" w14:textId="77777777" w:rsidR="00972845" w:rsidRPr="0015670A" w:rsidRDefault="00972845" w:rsidP="00972845">
      <w:pPr>
        <w:jc w:val="right"/>
        <w:rPr>
          <w:b/>
          <w:sz w:val="32"/>
          <w:szCs w:val="28"/>
        </w:rPr>
      </w:pPr>
      <w:r w:rsidRPr="0015670A">
        <w:rPr>
          <w:b/>
          <w:sz w:val="32"/>
          <w:szCs w:val="28"/>
        </w:rPr>
        <w:t>Supervisor Signature</w:t>
      </w:r>
    </w:p>
    <w:p w14:paraId="08219A68" w14:textId="77777777" w:rsidR="00972845" w:rsidRDefault="00972845" w:rsidP="00972845">
      <w:pPr>
        <w:rPr>
          <w:sz w:val="32"/>
          <w:szCs w:val="28"/>
        </w:rPr>
      </w:pPr>
    </w:p>
    <w:p w14:paraId="0C2D4633" w14:textId="77777777" w:rsidR="00972845" w:rsidRPr="00B44F79" w:rsidRDefault="00972845" w:rsidP="00972845">
      <w:pPr>
        <w:ind w:left="5760" w:firstLine="720"/>
        <w:rPr>
          <w:sz w:val="32"/>
          <w:szCs w:val="28"/>
        </w:rPr>
      </w:pPr>
      <w:r>
        <w:rPr>
          <w:sz w:val="32"/>
          <w:szCs w:val="28"/>
        </w:rPr>
        <w:t>_________________</w:t>
      </w:r>
    </w:p>
    <w:p w14:paraId="3FEAD1C4" w14:textId="77777777" w:rsidR="00801712" w:rsidRDefault="00801712" w:rsidP="00801712">
      <w:pPr>
        <w:spacing w:after="226" w:line="259" w:lineRule="auto"/>
        <w:ind w:right="0"/>
        <w:jc w:val="left"/>
      </w:pPr>
    </w:p>
    <w:p w14:paraId="2E7E31BB" w14:textId="77777777" w:rsidR="00A8655D" w:rsidRDefault="00A8655D" w:rsidP="00801712">
      <w:pPr>
        <w:spacing w:after="226" w:line="259" w:lineRule="auto"/>
        <w:ind w:right="0"/>
        <w:jc w:val="left"/>
      </w:pPr>
    </w:p>
    <w:p w14:paraId="3A46B17E" w14:textId="77777777" w:rsidR="00A8655D" w:rsidRDefault="00A8655D" w:rsidP="00801712">
      <w:pPr>
        <w:spacing w:after="226" w:line="259" w:lineRule="auto"/>
        <w:ind w:right="0"/>
        <w:jc w:val="left"/>
      </w:pPr>
    </w:p>
    <w:p w14:paraId="45141174" w14:textId="77777777" w:rsidR="00A8655D" w:rsidRDefault="00A8655D" w:rsidP="00801712">
      <w:pPr>
        <w:spacing w:after="226" w:line="259" w:lineRule="auto"/>
        <w:ind w:right="0"/>
        <w:jc w:val="left"/>
      </w:pPr>
    </w:p>
    <w:p w14:paraId="2DEE7173" w14:textId="77777777" w:rsidR="00A8655D" w:rsidRDefault="00A8655D" w:rsidP="00801712">
      <w:pPr>
        <w:spacing w:after="226" w:line="259" w:lineRule="auto"/>
        <w:ind w:right="0"/>
        <w:jc w:val="left"/>
      </w:pPr>
    </w:p>
    <w:p w14:paraId="2F83083E" w14:textId="77777777" w:rsidR="00A8655D" w:rsidRDefault="00A8655D" w:rsidP="00801712">
      <w:pPr>
        <w:spacing w:after="226" w:line="259" w:lineRule="auto"/>
        <w:ind w:right="0"/>
        <w:jc w:val="left"/>
      </w:pPr>
    </w:p>
    <w:p w14:paraId="50E00698" w14:textId="77777777" w:rsidR="00A8655D" w:rsidRDefault="00A8655D" w:rsidP="00801712">
      <w:pPr>
        <w:spacing w:after="226" w:line="259" w:lineRule="auto"/>
        <w:ind w:right="0"/>
        <w:jc w:val="left"/>
      </w:pPr>
    </w:p>
    <w:p w14:paraId="3D69C76A" w14:textId="77777777" w:rsidR="00A8655D" w:rsidRDefault="00A8655D" w:rsidP="00801712">
      <w:pPr>
        <w:spacing w:after="226" w:line="259" w:lineRule="auto"/>
        <w:ind w:right="0"/>
        <w:jc w:val="left"/>
      </w:pPr>
    </w:p>
    <w:p w14:paraId="1E141151" w14:textId="77777777" w:rsidR="00A8655D" w:rsidRDefault="00A8655D" w:rsidP="00801712">
      <w:pPr>
        <w:spacing w:after="226" w:line="259" w:lineRule="auto"/>
        <w:ind w:right="0"/>
        <w:jc w:val="left"/>
      </w:pPr>
    </w:p>
    <w:p w14:paraId="02E901CF" w14:textId="77777777" w:rsidR="00A8655D" w:rsidRDefault="00A8655D" w:rsidP="00801712">
      <w:pPr>
        <w:spacing w:after="226" w:line="259" w:lineRule="auto"/>
        <w:ind w:right="0"/>
        <w:jc w:val="left"/>
      </w:pPr>
    </w:p>
    <w:p w14:paraId="3FF70A36" w14:textId="77777777" w:rsidR="00A8655D" w:rsidRDefault="00A8655D" w:rsidP="00801712">
      <w:pPr>
        <w:spacing w:after="226" w:line="259" w:lineRule="auto"/>
        <w:ind w:right="0"/>
        <w:jc w:val="left"/>
      </w:pPr>
    </w:p>
    <w:p w14:paraId="034F9350" w14:textId="77777777" w:rsidR="00A8655D" w:rsidRDefault="00A8655D" w:rsidP="00801712">
      <w:pPr>
        <w:spacing w:after="226" w:line="259" w:lineRule="auto"/>
        <w:ind w:right="0"/>
        <w:jc w:val="left"/>
      </w:pPr>
    </w:p>
    <w:sdt>
      <w:sdtPr>
        <w:rPr>
          <w:rFonts w:eastAsia="Times New Roman" w:cs="Times New Roman"/>
          <w:b w:val="0"/>
          <w:color w:val="000000"/>
          <w:sz w:val="24"/>
          <w:szCs w:val="22"/>
        </w:rPr>
        <w:id w:val="-1578829216"/>
        <w:docPartObj>
          <w:docPartGallery w:val="Table of Contents"/>
          <w:docPartUnique/>
        </w:docPartObj>
      </w:sdtPr>
      <w:sdtEndPr>
        <w:rPr>
          <w:bCs/>
          <w:noProof/>
        </w:rPr>
      </w:sdtEndPr>
      <w:sdtContent>
        <w:commentRangeStart w:id="6" w:displacedByCustomXml="prev"/>
        <w:p w14:paraId="1ED31871" w14:textId="77777777" w:rsidR="00A9313A" w:rsidRDefault="00A9313A" w:rsidP="00D71D48">
          <w:pPr>
            <w:pStyle w:val="TOCHeading"/>
            <w:jc w:val="center"/>
          </w:pPr>
          <w:r>
            <w:t>Table of Contents</w:t>
          </w:r>
          <w:commentRangeEnd w:id="6"/>
          <w:r w:rsidR="002F6870">
            <w:rPr>
              <w:rStyle w:val="CommentReference"/>
              <w:rFonts w:eastAsia="Times New Roman" w:cs="Times New Roman"/>
              <w:b w:val="0"/>
              <w:color w:val="000000"/>
            </w:rPr>
            <w:commentReference w:id="6"/>
          </w:r>
        </w:p>
        <w:p w14:paraId="235D5942" w14:textId="77777777" w:rsidR="00D71D48" w:rsidRPr="00D71D48" w:rsidRDefault="00D71D48" w:rsidP="00D71D48"/>
        <w:p w14:paraId="35A962D1" w14:textId="6B163A40" w:rsidR="002F6870" w:rsidRDefault="00A9313A">
          <w:pPr>
            <w:pStyle w:val="TOC1"/>
            <w:tabs>
              <w:tab w:val="left" w:pos="480"/>
              <w:tab w:val="right" w:leader="dot" w:pos="9350"/>
            </w:tabs>
            <w:rPr>
              <w:ins w:id="7" w:author="Muhammad Ismail Mangrio" w:date="2023-11-13T10:26:00Z"/>
              <w:rFonts w:asciiTheme="minorHAnsi" w:eastAsiaTheme="minorEastAsia" w:hAnsiTheme="minorHAnsi" w:cstheme="minorBidi"/>
              <w:noProof/>
              <w:color w:val="auto"/>
              <w:kern w:val="2"/>
              <w:sz w:val="22"/>
              <w:lang/>
              <w14:ligatures w14:val="standardContextual"/>
            </w:rPr>
          </w:pPr>
          <w:r>
            <w:rPr>
              <w:b/>
              <w:bCs/>
              <w:noProof/>
            </w:rPr>
            <w:fldChar w:fldCharType="begin"/>
          </w:r>
          <w:r>
            <w:rPr>
              <w:b/>
              <w:bCs/>
              <w:noProof/>
            </w:rPr>
            <w:instrText xml:space="preserve"> TOC \o "1-3" \h \z \u </w:instrText>
          </w:r>
          <w:r>
            <w:rPr>
              <w:b/>
              <w:bCs/>
              <w:noProof/>
            </w:rPr>
            <w:fldChar w:fldCharType="separate"/>
          </w:r>
          <w:ins w:id="8" w:author="Muhammad Ismail Mangrio" w:date="2023-11-13T10:26:00Z">
            <w:r w:rsidR="002F6870" w:rsidRPr="007A22EB">
              <w:rPr>
                <w:rStyle w:val="Hyperlink"/>
                <w:rFonts w:eastAsiaTheme="majorEastAsia"/>
                <w:noProof/>
              </w:rPr>
              <w:fldChar w:fldCharType="begin"/>
            </w:r>
            <w:r w:rsidR="002F6870" w:rsidRPr="007A22EB">
              <w:rPr>
                <w:rStyle w:val="Hyperlink"/>
                <w:rFonts w:eastAsiaTheme="majorEastAsia"/>
                <w:noProof/>
              </w:rPr>
              <w:instrText xml:space="preserve"> </w:instrText>
            </w:r>
            <w:r w:rsidR="002F6870">
              <w:rPr>
                <w:noProof/>
              </w:rPr>
              <w:instrText>HYPERLINK \l "_Toc150763583"</w:instrText>
            </w:r>
            <w:r w:rsidR="002F6870" w:rsidRPr="007A22EB">
              <w:rPr>
                <w:rStyle w:val="Hyperlink"/>
                <w:rFonts w:eastAsiaTheme="majorEastAsia"/>
                <w:noProof/>
              </w:rPr>
              <w:instrText xml:space="preserve"> </w:instrText>
            </w:r>
            <w:r w:rsidR="002F6870" w:rsidRPr="007A22EB">
              <w:rPr>
                <w:rStyle w:val="Hyperlink"/>
                <w:rFonts w:eastAsiaTheme="majorEastAsia"/>
                <w:noProof/>
              </w:rPr>
              <w:fldChar w:fldCharType="separate"/>
            </w:r>
            <w:r w:rsidR="002F6870" w:rsidRPr="007A22EB">
              <w:rPr>
                <w:rStyle w:val="Hyperlink"/>
                <w:rFonts w:eastAsiaTheme="majorEastAsia"/>
                <w:noProof/>
              </w:rPr>
              <w:t>1.</w:t>
            </w:r>
            <w:r w:rsidR="002F6870">
              <w:rPr>
                <w:rFonts w:asciiTheme="minorHAnsi" w:eastAsiaTheme="minorEastAsia" w:hAnsiTheme="minorHAnsi" w:cstheme="minorBidi"/>
                <w:noProof/>
                <w:color w:val="auto"/>
                <w:kern w:val="2"/>
                <w:sz w:val="22"/>
                <w:lang/>
                <w14:ligatures w14:val="standardContextual"/>
              </w:rPr>
              <w:tab/>
            </w:r>
            <w:r w:rsidR="002F6870" w:rsidRPr="007A22EB">
              <w:rPr>
                <w:rStyle w:val="Hyperlink"/>
                <w:rFonts w:eastAsiaTheme="majorEastAsia"/>
                <w:noProof/>
              </w:rPr>
              <w:t>INTRODUCTION OF DESIGN DOCUMENT:</w:t>
            </w:r>
            <w:r w:rsidR="002F6870">
              <w:rPr>
                <w:noProof/>
                <w:webHidden/>
              </w:rPr>
              <w:tab/>
            </w:r>
            <w:r w:rsidR="002F6870">
              <w:rPr>
                <w:noProof/>
                <w:webHidden/>
              </w:rPr>
              <w:fldChar w:fldCharType="begin"/>
            </w:r>
            <w:r w:rsidR="002F6870">
              <w:rPr>
                <w:noProof/>
                <w:webHidden/>
              </w:rPr>
              <w:instrText xml:space="preserve"> PAGEREF _Toc150763583 \h </w:instrText>
            </w:r>
          </w:ins>
          <w:r w:rsidR="002F6870">
            <w:rPr>
              <w:noProof/>
              <w:webHidden/>
            </w:rPr>
          </w:r>
          <w:r w:rsidR="002F6870">
            <w:rPr>
              <w:noProof/>
              <w:webHidden/>
            </w:rPr>
            <w:fldChar w:fldCharType="separate"/>
          </w:r>
          <w:ins w:id="9" w:author="Muhammad Ismail Mangrio" w:date="2023-11-13T10:26:00Z">
            <w:r w:rsidR="002F6870">
              <w:rPr>
                <w:noProof/>
                <w:webHidden/>
              </w:rPr>
              <w:t>4</w:t>
            </w:r>
            <w:r w:rsidR="002F6870">
              <w:rPr>
                <w:noProof/>
                <w:webHidden/>
              </w:rPr>
              <w:fldChar w:fldCharType="end"/>
            </w:r>
            <w:r w:rsidR="002F6870" w:rsidRPr="007A22EB">
              <w:rPr>
                <w:rStyle w:val="Hyperlink"/>
                <w:rFonts w:eastAsiaTheme="majorEastAsia"/>
                <w:noProof/>
              </w:rPr>
              <w:fldChar w:fldCharType="end"/>
            </w:r>
          </w:ins>
        </w:p>
        <w:p w14:paraId="3E40CEFB" w14:textId="4384FEA7" w:rsidR="002F6870" w:rsidRDefault="002F6870">
          <w:pPr>
            <w:pStyle w:val="TOC2"/>
            <w:tabs>
              <w:tab w:val="right" w:leader="dot" w:pos="9350"/>
            </w:tabs>
            <w:rPr>
              <w:ins w:id="10" w:author="Muhammad Ismail Mangrio" w:date="2023-11-13T10:26:00Z"/>
              <w:rFonts w:asciiTheme="minorHAnsi" w:eastAsiaTheme="minorEastAsia" w:hAnsiTheme="minorHAnsi" w:cstheme="minorBidi"/>
              <w:noProof/>
              <w:color w:val="auto"/>
              <w:kern w:val="2"/>
              <w:sz w:val="22"/>
              <w:lang/>
              <w14:ligatures w14:val="standardContextual"/>
            </w:rPr>
          </w:pPr>
          <w:ins w:id="11"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"_Toc150763584"</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1.1 Purpose:</w:t>
            </w:r>
            <w:r>
              <w:rPr>
                <w:noProof/>
                <w:webHidden/>
              </w:rPr>
              <w:tab/>
            </w:r>
            <w:r>
              <w:rPr>
                <w:noProof/>
                <w:webHidden/>
              </w:rPr>
              <w:fldChar w:fldCharType="begin"/>
            </w:r>
            <w:r>
              <w:rPr>
                <w:noProof/>
                <w:webHidden/>
              </w:rPr>
              <w:instrText xml:space="preserve"> PAGEREF _Toc150763584 \h </w:instrText>
            </w:r>
          </w:ins>
          <w:r>
            <w:rPr>
              <w:noProof/>
              <w:webHidden/>
            </w:rPr>
          </w:r>
          <w:r>
            <w:rPr>
              <w:noProof/>
              <w:webHidden/>
            </w:rPr>
            <w:fldChar w:fldCharType="separate"/>
          </w:r>
          <w:ins w:id="12" w:author="Muhammad Ismail Mangrio" w:date="2023-11-13T10:26:00Z">
            <w:r>
              <w:rPr>
                <w:noProof/>
                <w:webHidden/>
              </w:rPr>
              <w:t>4</w:t>
            </w:r>
            <w:r>
              <w:rPr>
                <w:noProof/>
                <w:webHidden/>
              </w:rPr>
              <w:fldChar w:fldCharType="end"/>
            </w:r>
            <w:r w:rsidRPr="007A22EB">
              <w:rPr>
                <w:rStyle w:val="Hyperlink"/>
                <w:rFonts w:eastAsiaTheme="majorEastAsia"/>
                <w:noProof/>
              </w:rPr>
              <w:fldChar w:fldCharType="end"/>
            </w:r>
          </w:ins>
        </w:p>
        <w:p w14:paraId="575151F7" w14:textId="400D6F23" w:rsidR="002F6870" w:rsidRDefault="002F6870">
          <w:pPr>
            <w:pStyle w:val="TOC2"/>
            <w:tabs>
              <w:tab w:val="right" w:leader="dot" w:pos="9350"/>
            </w:tabs>
            <w:rPr>
              <w:ins w:id="13" w:author="Muhammad Ismail Mangrio" w:date="2023-11-13T10:26:00Z"/>
              <w:rFonts w:asciiTheme="minorHAnsi" w:eastAsiaTheme="minorEastAsia" w:hAnsiTheme="minorHAnsi" w:cstheme="minorBidi"/>
              <w:noProof/>
              <w:color w:val="auto"/>
              <w:kern w:val="2"/>
              <w:sz w:val="22"/>
              <w:lang/>
              <w14:ligatures w14:val="standardContextual"/>
            </w:rPr>
          </w:pPr>
          <w:ins w:id="14"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"_Toc150763585"</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1.2 Project Scope:</w:t>
            </w:r>
            <w:r>
              <w:rPr>
                <w:noProof/>
                <w:webHidden/>
              </w:rPr>
              <w:tab/>
            </w:r>
            <w:r>
              <w:rPr>
                <w:noProof/>
                <w:webHidden/>
              </w:rPr>
              <w:fldChar w:fldCharType="begin"/>
            </w:r>
            <w:r>
              <w:rPr>
                <w:noProof/>
                <w:webHidden/>
              </w:rPr>
              <w:instrText xml:space="preserve"> PAGEREF _Toc150763585 \h </w:instrText>
            </w:r>
          </w:ins>
          <w:r>
            <w:rPr>
              <w:noProof/>
              <w:webHidden/>
            </w:rPr>
          </w:r>
          <w:r>
            <w:rPr>
              <w:noProof/>
              <w:webHidden/>
            </w:rPr>
            <w:fldChar w:fldCharType="separate"/>
          </w:r>
          <w:ins w:id="15" w:author="Muhammad Ismail Mangrio" w:date="2023-11-13T10:26:00Z">
            <w:r>
              <w:rPr>
                <w:noProof/>
                <w:webHidden/>
              </w:rPr>
              <w:t>4</w:t>
            </w:r>
            <w:r>
              <w:rPr>
                <w:noProof/>
                <w:webHidden/>
              </w:rPr>
              <w:fldChar w:fldCharType="end"/>
            </w:r>
            <w:r w:rsidRPr="007A22EB">
              <w:rPr>
                <w:rStyle w:val="Hyperlink"/>
                <w:rFonts w:eastAsiaTheme="majorEastAsia"/>
                <w:noProof/>
              </w:rPr>
              <w:fldChar w:fldCharType="end"/>
            </w:r>
          </w:ins>
        </w:p>
        <w:p w14:paraId="65C26850" w14:textId="12294D41" w:rsidR="002F6870" w:rsidRDefault="002F6870">
          <w:pPr>
            <w:pStyle w:val="TOC2"/>
            <w:tabs>
              <w:tab w:val="right" w:leader="dot" w:pos="9350"/>
            </w:tabs>
            <w:rPr>
              <w:ins w:id="16" w:author="Muhammad Ismail Mangrio" w:date="2023-11-13T10:26:00Z"/>
              <w:rFonts w:asciiTheme="minorHAnsi" w:eastAsiaTheme="minorEastAsia" w:hAnsiTheme="minorHAnsi" w:cstheme="minorBidi"/>
              <w:noProof/>
              <w:color w:val="auto"/>
              <w:kern w:val="2"/>
              <w:sz w:val="22"/>
              <w:lang/>
              <w14:ligatures w14:val="standardContextual"/>
            </w:rPr>
          </w:pPr>
          <w:ins w:id="17"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"_Toc150763586"</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1.3 Definitions, Acronyms and Abbreviations:</w:t>
            </w:r>
            <w:r>
              <w:rPr>
                <w:noProof/>
                <w:webHidden/>
              </w:rPr>
              <w:tab/>
            </w:r>
            <w:r>
              <w:rPr>
                <w:noProof/>
                <w:webHidden/>
              </w:rPr>
              <w:fldChar w:fldCharType="begin"/>
            </w:r>
            <w:r>
              <w:rPr>
                <w:noProof/>
                <w:webHidden/>
              </w:rPr>
              <w:instrText xml:space="preserve"> PAGEREF _Toc150763586 \h </w:instrText>
            </w:r>
          </w:ins>
          <w:r>
            <w:rPr>
              <w:noProof/>
              <w:webHidden/>
            </w:rPr>
          </w:r>
          <w:r>
            <w:rPr>
              <w:noProof/>
              <w:webHidden/>
            </w:rPr>
            <w:fldChar w:fldCharType="separate"/>
          </w:r>
          <w:ins w:id="18" w:author="Muhammad Ismail Mangrio" w:date="2023-11-13T10:26:00Z">
            <w:r>
              <w:rPr>
                <w:noProof/>
                <w:webHidden/>
              </w:rPr>
              <w:t>5</w:t>
            </w:r>
            <w:r>
              <w:rPr>
                <w:noProof/>
                <w:webHidden/>
              </w:rPr>
              <w:fldChar w:fldCharType="end"/>
            </w:r>
            <w:r w:rsidRPr="007A22EB">
              <w:rPr>
                <w:rStyle w:val="Hyperlink"/>
                <w:rFonts w:eastAsiaTheme="majorEastAsia"/>
                <w:noProof/>
              </w:rPr>
              <w:fldChar w:fldCharType="end"/>
            </w:r>
          </w:ins>
        </w:p>
        <w:p w14:paraId="6E28C15E" w14:textId="616D9E59" w:rsidR="002F6870" w:rsidRDefault="002F6870">
          <w:pPr>
            <w:pStyle w:val="TOC1"/>
            <w:tabs>
              <w:tab w:val="left" w:pos="480"/>
              <w:tab w:val="right" w:leader="dot" w:pos="9350"/>
            </w:tabs>
            <w:rPr>
              <w:ins w:id="19" w:author="Muhammad Ismail Mangrio" w:date="2023-11-13T10:26:00Z"/>
              <w:rFonts w:asciiTheme="minorHAnsi" w:eastAsiaTheme="minorEastAsia" w:hAnsiTheme="minorHAnsi" w:cstheme="minorBidi"/>
              <w:noProof/>
              <w:color w:val="auto"/>
              <w:kern w:val="2"/>
              <w:sz w:val="22"/>
              <w:lang/>
              <w14:ligatures w14:val="standardContextual"/>
            </w:rPr>
          </w:pPr>
          <w:ins w:id="20"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"_Toc150763587"</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w:t>
            </w:r>
            <w:r>
              <w:rPr>
                <w:rFonts w:asciiTheme="minorHAnsi" w:eastAsiaTheme="minorEastAsia" w:hAnsiTheme="minorHAnsi" w:cstheme="minorBidi"/>
                <w:noProof/>
                <w:color w:val="auto"/>
                <w:kern w:val="2"/>
                <w:sz w:val="22"/>
                <w:lang/>
                <w14:ligatures w14:val="standardContextual"/>
              </w:rPr>
              <w:tab/>
            </w:r>
            <w:r w:rsidRPr="007A22EB">
              <w:rPr>
                <w:rStyle w:val="Hyperlink"/>
                <w:rFonts w:eastAsiaTheme="majorEastAsia"/>
                <w:noProof/>
              </w:rPr>
              <w:t>DESIGN CONSIDERATION:</w:t>
            </w:r>
            <w:r>
              <w:rPr>
                <w:noProof/>
                <w:webHidden/>
              </w:rPr>
              <w:tab/>
            </w:r>
            <w:r>
              <w:rPr>
                <w:noProof/>
                <w:webHidden/>
              </w:rPr>
              <w:fldChar w:fldCharType="begin"/>
            </w:r>
            <w:r>
              <w:rPr>
                <w:noProof/>
                <w:webHidden/>
              </w:rPr>
              <w:instrText xml:space="preserve"> PAGEREF _Toc150763587 \h </w:instrText>
            </w:r>
          </w:ins>
          <w:r>
            <w:rPr>
              <w:noProof/>
              <w:webHidden/>
            </w:rPr>
          </w:r>
          <w:r>
            <w:rPr>
              <w:noProof/>
              <w:webHidden/>
            </w:rPr>
            <w:fldChar w:fldCharType="separate"/>
          </w:r>
          <w:ins w:id="21" w:author="Muhammad Ismail Mangrio" w:date="2023-11-13T10:26:00Z">
            <w:r>
              <w:rPr>
                <w:noProof/>
                <w:webHidden/>
              </w:rPr>
              <w:t>5</w:t>
            </w:r>
            <w:r>
              <w:rPr>
                <w:noProof/>
                <w:webHidden/>
              </w:rPr>
              <w:fldChar w:fldCharType="end"/>
            </w:r>
            <w:r w:rsidRPr="007A22EB">
              <w:rPr>
                <w:rStyle w:val="Hyperlink"/>
                <w:rFonts w:eastAsiaTheme="majorEastAsia"/>
                <w:noProof/>
              </w:rPr>
              <w:fldChar w:fldCharType="end"/>
            </w:r>
          </w:ins>
        </w:p>
        <w:p w14:paraId="2C8F1A1A" w14:textId="1229A24C" w:rsidR="002F6870" w:rsidRDefault="002F6870">
          <w:pPr>
            <w:pStyle w:val="TOC2"/>
            <w:tabs>
              <w:tab w:val="right" w:leader="dot" w:pos="9350"/>
            </w:tabs>
            <w:rPr>
              <w:ins w:id="22" w:author="Muhammad Ismail Mangrio" w:date="2023-11-13T10:26:00Z"/>
              <w:rFonts w:asciiTheme="minorHAnsi" w:eastAsiaTheme="minorEastAsia" w:hAnsiTheme="minorHAnsi" w:cstheme="minorBidi"/>
              <w:noProof/>
              <w:color w:val="auto"/>
              <w:kern w:val="2"/>
              <w:sz w:val="22"/>
              <w:lang/>
              <w14:ligatures w14:val="standardContextual"/>
            </w:rPr>
          </w:pPr>
          <w:ins w:id="23"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"_Toc150763588"</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2.1 Assumptions:</w:t>
            </w:r>
            <w:r>
              <w:rPr>
                <w:noProof/>
                <w:webHidden/>
              </w:rPr>
              <w:tab/>
            </w:r>
            <w:r>
              <w:rPr>
                <w:noProof/>
                <w:webHidden/>
              </w:rPr>
              <w:fldChar w:fldCharType="begin"/>
            </w:r>
            <w:r>
              <w:rPr>
                <w:noProof/>
                <w:webHidden/>
              </w:rPr>
              <w:instrText xml:space="preserve"> PAGEREF _Toc150763588 \h </w:instrText>
            </w:r>
          </w:ins>
          <w:r>
            <w:rPr>
              <w:noProof/>
              <w:webHidden/>
            </w:rPr>
          </w:r>
          <w:r>
            <w:rPr>
              <w:noProof/>
              <w:webHidden/>
            </w:rPr>
            <w:fldChar w:fldCharType="separate"/>
          </w:r>
          <w:ins w:id="24" w:author="Muhammad Ismail Mangrio" w:date="2023-11-13T10:26:00Z">
            <w:r>
              <w:rPr>
                <w:noProof/>
                <w:webHidden/>
              </w:rPr>
              <w:t>6</w:t>
            </w:r>
            <w:r>
              <w:rPr>
                <w:noProof/>
                <w:webHidden/>
              </w:rPr>
              <w:fldChar w:fldCharType="end"/>
            </w:r>
            <w:r w:rsidRPr="007A22EB">
              <w:rPr>
                <w:rStyle w:val="Hyperlink"/>
                <w:rFonts w:eastAsiaTheme="majorEastAsia"/>
                <w:noProof/>
              </w:rPr>
              <w:fldChar w:fldCharType="end"/>
            </w:r>
          </w:ins>
        </w:p>
        <w:p w14:paraId="08E9211A" w14:textId="00C5347E" w:rsidR="002F6870" w:rsidRDefault="002F6870">
          <w:pPr>
            <w:pStyle w:val="TOC2"/>
            <w:tabs>
              <w:tab w:val="right" w:leader="dot" w:pos="9350"/>
            </w:tabs>
            <w:rPr>
              <w:ins w:id="25" w:author="Muhammad Ismail Mangrio" w:date="2023-11-13T10:26:00Z"/>
              <w:rFonts w:asciiTheme="minorHAnsi" w:eastAsiaTheme="minorEastAsia" w:hAnsiTheme="minorHAnsi" w:cstheme="minorBidi"/>
              <w:noProof/>
              <w:color w:val="auto"/>
              <w:kern w:val="2"/>
              <w:sz w:val="22"/>
              <w:lang/>
              <w14:ligatures w14:val="standardContextual"/>
            </w:rPr>
          </w:pPr>
          <w:ins w:id="26"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"_Toc150763589"</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2.2 Constraints:</w:t>
            </w:r>
            <w:r>
              <w:rPr>
                <w:noProof/>
                <w:webHidden/>
              </w:rPr>
              <w:tab/>
            </w:r>
            <w:r>
              <w:rPr>
                <w:noProof/>
                <w:webHidden/>
              </w:rPr>
              <w:fldChar w:fldCharType="begin"/>
            </w:r>
            <w:r>
              <w:rPr>
                <w:noProof/>
                <w:webHidden/>
              </w:rPr>
              <w:instrText xml:space="preserve"> PAGEREF _Toc150763589 \h </w:instrText>
            </w:r>
          </w:ins>
          <w:r>
            <w:rPr>
              <w:noProof/>
              <w:webHidden/>
            </w:rPr>
          </w:r>
          <w:r>
            <w:rPr>
              <w:noProof/>
              <w:webHidden/>
            </w:rPr>
            <w:fldChar w:fldCharType="separate"/>
          </w:r>
          <w:ins w:id="27" w:author="Muhammad Ismail Mangrio" w:date="2023-11-13T10:26:00Z">
            <w:r>
              <w:rPr>
                <w:noProof/>
                <w:webHidden/>
              </w:rPr>
              <w:t>6</w:t>
            </w:r>
            <w:r>
              <w:rPr>
                <w:noProof/>
                <w:webHidden/>
              </w:rPr>
              <w:fldChar w:fldCharType="end"/>
            </w:r>
            <w:r w:rsidRPr="007A22EB">
              <w:rPr>
                <w:rStyle w:val="Hyperlink"/>
                <w:rFonts w:eastAsiaTheme="majorEastAsia"/>
                <w:noProof/>
              </w:rPr>
              <w:fldChar w:fldCharType="end"/>
            </w:r>
          </w:ins>
        </w:p>
        <w:p w14:paraId="72A7AB1F" w14:textId="54E33337" w:rsidR="002F6870" w:rsidRDefault="002F6870" w:rsidP="00D869E2">
          <w:pPr>
            <w:pStyle w:val="TOC3"/>
            <w:rPr>
              <w:ins w:id="28" w:author="Muhammad Ismail Mangrio" w:date="2023-11-13T10:26:00Z"/>
              <w:rFonts w:asciiTheme="minorHAnsi" w:eastAsiaTheme="minorEastAsia" w:hAnsiTheme="minorHAnsi" w:cstheme="minorBidi"/>
              <w:noProof/>
              <w:color w:val="auto"/>
              <w:kern w:val="2"/>
              <w:sz w:val="22"/>
              <w:lang/>
              <w14:ligatures w14:val="standardContextual"/>
            </w:rPr>
            <w:pPrChange w:id="29" w:author="Jamal Muhammad" w:date="2023-11-14T09:17:00Z">
              <w:pPr>
                <w:pStyle w:val="TOC3"/>
                <w:tabs>
                  <w:tab w:val="right" w:leader="dot" w:pos="9350"/>
                </w:tabs>
              </w:pPr>
            </w:pPrChange>
          </w:pPr>
          <w:ins w:id="30"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"_Toc150763590"</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2.2.1 Software Constraints</w:t>
            </w:r>
            <w:r>
              <w:rPr>
                <w:noProof/>
                <w:webHidden/>
              </w:rPr>
              <w:tab/>
            </w:r>
            <w:r>
              <w:rPr>
                <w:noProof/>
                <w:webHidden/>
              </w:rPr>
              <w:fldChar w:fldCharType="begin"/>
            </w:r>
            <w:r>
              <w:rPr>
                <w:noProof/>
                <w:webHidden/>
              </w:rPr>
              <w:instrText xml:space="preserve"> PAGEREF _Toc150763590 \h </w:instrText>
            </w:r>
          </w:ins>
          <w:r>
            <w:rPr>
              <w:noProof/>
              <w:webHidden/>
            </w:rPr>
          </w:r>
          <w:r>
            <w:rPr>
              <w:noProof/>
              <w:webHidden/>
            </w:rPr>
            <w:fldChar w:fldCharType="separate"/>
          </w:r>
          <w:ins w:id="31" w:author="Muhammad Ismail Mangrio" w:date="2023-11-13T10:26:00Z">
            <w:r>
              <w:rPr>
                <w:noProof/>
                <w:webHidden/>
              </w:rPr>
              <w:t>6</w:t>
            </w:r>
            <w:r>
              <w:rPr>
                <w:noProof/>
                <w:webHidden/>
              </w:rPr>
              <w:fldChar w:fldCharType="end"/>
            </w:r>
            <w:r w:rsidRPr="007A22EB">
              <w:rPr>
                <w:rStyle w:val="Hyperlink"/>
                <w:rFonts w:eastAsiaTheme="majorEastAsia"/>
                <w:noProof/>
              </w:rPr>
              <w:fldChar w:fldCharType="end"/>
            </w:r>
          </w:ins>
        </w:p>
        <w:p w14:paraId="255CCBCF" w14:textId="6E1F285C" w:rsidR="002F6870" w:rsidRDefault="002F6870" w:rsidP="00D869E2">
          <w:pPr>
            <w:pStyle w:val="TOC3"/>
            <w:rPr>
              <w:ins w:id="32" w:author="Muhammad Ismail Mangrio" w:date="2023-11-13T10:26:00Z"/>
              <w:rFonts w:asciiTheme="minorHAnsi" w:eastAsiaTheme="minorEastAsia" w:hAnsiTheme="minorHAnsi" w:cstheme="minorBidi"/>
              <w:noProof/>
              <w:color w:val="auto"/>
              <w:kern w:val="2"/>
              <w:sz w:val="22"/>
              <w:lang/>
              <w14:ligatures w14:val="standardContextual"/>
            </w:rPr>
            <w:pPrChange w:id="33" w:author="Jamal Muhammad" w:date="2023-11-14T09:17:00Z">
              <w:pPr>
                <w:pStyle w:val="TOC3"/>
                <w:tabs>
                  <w:tab w:val="right" w:leader="dot" w:pos="9350"/>
                </w:tabs>
              </w:pPr>
            </w:pPrChange>
          </w:pPr>
          <w:ins w:id="34"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"_Toc150763591"</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2.2.2 Hardware Constraints</w:t>
            </w:r>
            <w:r>
              <w:rPr>
                <w:noProof/>
                <w:webHidden/>
              </w:rPr>
              <w:tab/>
            </w:r>
            <w:r>
              <w:rPr>
                <w:noProof/>
                <w:webHidden/>
              </w:rPr>
              <w:fldChar w:fldCharType="begin"/>
            </w:r>
            <w:r>
              <w:rPr>
                <w:noProof/>
                <w:webHidden/>
              </w:rPr>
              <w:instrText xml:space="preserve"> PAGEREF _Toc150763591 \h </w:instrText>
            </w:r>
          </w:ins>
          <w:r>
            <w:rPr>
              <w:noProof/>
              <w:webHidden/>
            </w:rPr>
          </w:r>
          <w:r>
            <w:rPr>
              <w:noProof/>
              <w:webHidden/>
            </w:rPr>
            <w:fldChar w:fldCharType="separate"/>
          </w:r>
          <w:ins w:id="35" w:author="Muhammad Ismail Mangrio" w:date="2023-11-13T10:26:00Z">
            <w:r>
              <w:rPr>
                <w:noProof/>
                <w:webHidden/>
              </w:rPr>
              <w:t>7</w:t>
            </w:r>
            <w:r>
              <w:rPr>
                <w:noProof/>
                <w:webHidden/>
              </w:rPr>
              <w:fldChar w:fldCharType="end"/>
            </w:r>
            <w:r w:rsidRPr="007A22EB">
              <w:rPr>
                <w:rStyle w:val="Hyperlink"/>
                <w:rFonts w:eastAsiaTheme="majorEastAsia"/>
                <w:noProof/>
              </w:rPr>
              <w:fldChar w:fldCharType="end"/>
            </w:r>
          </w:ins>
        </w:p>
        <w:p w14:paraId="74038E4D" w14:textId="2C69AB21" w:rsidR="002F6870" w:rsidRDefault="002F6870" w:rsidP="00D869E2">
          <w:pPr>
            <w:pStyle w:val="TOC3"/>
            <w:rPr>
              <w:ins w:id="36" w:author="Muhammad Ismail Mangrio" w:date="2023-11-13T10:26:00Z"/>
              <w:rFonts w:asciiTheme="minorHAnsi" w:eastAsiaTheme="minorEastAsia" w:hAnsiTheme="minorHAnsi" w:cstheme="minorBidi"/>
              <w:noProof/>
              <w:color w:val="auto"/>
              <w:kern w:val="2"/>
              <w:sz w:val="22"/>
              <w:lang/>
              <w14:ligatures w14:val="standardContextual"/>
            </w:rPr>
            <w:pPrChange w:id="37" w:author="Jamal Muhammad" w:date="2023-11-14T09:17:00Z">
              <w:pPr>
                <w:pStyle w:val="TOC3"/>
                <w:tabs>
                  <w:tab w:val="right" w:leader="dot" w:pos="9350"/>
                </w:tabs>
              </w:pPr>
            </w:pPrChange>
          </w:pPr>
          <w:ins w:id="38"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"_Toc150763592"</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2.2.3 Cultural Constraints</w:t>
            </w:r>
            <w:r>
              <w:rPr>
                <w:noProof/>
                <w:webHidden/>
              </w:rPr>
              <w:tab/>
            </w:r>
            <w:r>
              <w:rPr>
                <w:noProof/>
                <w:webHidden/>
              </w:rPr>
              <w:fldChar w:fldCharType="begin"/>
            </w:r>
            <w:r>
              <w:rPr>
                <w:noProof/>
                <w:webHidden/>
              </w:rPr>
              <w:instrText xml:space="preserve"> PAGEREF _Toc150763592 \h </w:instrText>
            </w:r>
          </w:ins>
          <w:r>
            <w:rPr>
              <w:noProof/>
              <w:webHidden/>
            </w:rPr>
          </w:r>
          <w:r>
            <w:rPr>
              <w:noProof/>
              <w:webHidden/>
            </w:rPr>
            <w:fldChar w:fldCharType="separate"/>
          </w:r>
          <w:ins w:id="39" w:author="Muhammad Ismail Mangrio" w:date="2023-11-13T10:26:00Z">
            <w:r>
              <w:rPr>
                <w:noProof/>
                <w:webHidden/>
              </w:rPr>
              <w:t>7</w:t>
            </w:r>
            <w:r>
              <w:rPr>
                <w:noProof/>
                <w:webHidden/>
              </w:rPr>
              <w:fldChar w:fldCharType="end"/>
            </w:r>
            <w:r w:rsidRPr="007A22EB">
              <w:rPr>
                <w:rStyle w:val="Hyperlink"/>
                <w:rFonts w:eastAsiaTheme="majorEastAsia"/>
                <w:noProof/>
              </w:rPr>
              <w:fldChar w:fldCharType="end"/>
            </w:r>
          </w:ins>
        </w:p>
        <w:p w14:paraId="47771277" w14:textId="0144327D" w:rsidR="002F6870" w:rsidRDefault="002F6870" w:rsidP="00D869E2">
          <w:pPr>
            <w:pStyle w:val="TOC3"/>
            <w:rPr>
              <w:ins w:id="40" w:author="Muhammad Ismail Mangrio" w:date="2023-11-13T10:26:00Z"/>
              <w:rFonts w:asciiTheme="minorHAnsi" w:eastAsiaTheme="minorEastAsia" w:hAnsiTheme="minorHAnsi" w:cstheme="minorBidi"/>
              <w:noProof/>
              <w:color w:val="auto"/>
              <w:kern w:val="2"/>
              <w:sz w:val="22"/>
              <w:lang/>
              <w14:ligatures w14:val="standardContextual"/>
            </w:rPr>
            <w:pPrChange w:id="41" w:author="Jamal Muhammad" w:date="2023-11-14T09:17:00Z">
              <w:pPr>
                <w:pStyle w:val="TOC3"/>
                <w:tabs>
                  <w:tab w:val="right" w:leader="dot" w:pos="9350"/>
                </w:tabs>
              </w:pPr>
            </w:pPrChange>
          </w:pPr>
          <w:ins w:id="42"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"_Toc150763593"</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2.2.4 User Constraints</w:t>
            </w:r>
            <w:r>
              <w:rPr>
                <w:noProof/>
                <w:webHidden/>
              </w:rPr>
              <w:tab/>
            </w:r>
            <w:r>
              <w:rPr>
                <w:noProof/>
                <w:webHidden/>
              </w:rPr>
              <w:fldChar w:fldCharType="begin"/>
            </w:r>
            <w:r>
              <w:rPr>
                <w:noProof/>
                <w:webHidden/>
              </w:rPr>
              <w:instrText xml:space="preserve"> PAGEREF _Toc150763593 \h </w:instrText>
            </w:r>
          </w:ins>
          <w:r>
            <w:rPr>
              <w:noProof/>
              <w:webHidden/>
            </w:rPr>
          </w:r>
          <w:r>
            <w:rPr>
              <w:noProof/>
              <w:webHidden/>
            </w:rPr>
            <w:fldChar w:fldCharType="separate"/>
          </w:r>
          <w:ins w:id="43" w:author="Muhammad Ismail Mangrio" w:date="2023-11-13T10:26:00Z">
            <w:r>
              <w:rPr>
                <w:noProof/>
                <w:webHidden/>
              </w:rPr>
              <w:t>7</w:t>
            </w:r>
            <w:r>
              <w:rPr>
                <w:noProof/>
                <w:webHidden/>
              </w:rPr>
              <w:fldChar w:fldCharType="end"/>
            </w:r>
            <w:r w:rsidRPr="007A22EB">
              <w:rPr>
                <w:rStyle w:val="Hyperlink"/>
                <w:rFonts w:eastAsiaTheme="majorEastAsia"/>
                <w:noProof/>
              </w:rPr>
              <w:fldChar w:fldCharType="end"/>
            </w:r>
          </w:ins>
        </w:p>
        <w:p w14:paraId="3E0C27B0" w14:textId="3F41E257" w:rsidR="002F6870" w:rsidRDefault="002F6870">
          <w:pPr>
            <w:pStyle w:val="TOC2"/>
            <w:tabs>
              <w:tab w:val="right" w:leader="dot" w:pos="9350"/>
            </w:tabs>
            <w:rPr>
              <w:ins w:id="44" w:author="Muhammad Ismail Mangrio" w:date="2023-11-13T10:26:00Z"/>
              <w:rFonts w:asciiTheme="minorHAnsi" w:eastAsiaTheme="minorEastAsia" w:hAnsiTheme="minorHAnsi" w:cstheme="minorBidi"/>
              <w:noProof/>
              <w:color w:val="auto"/>
              <w:kern w:val="2"/>
              <w:sz w:val="22"/>
              <w:lang/>
              <w14:ligatures w14:val="standardContextual"/>
            </w:rPr>
          </w:pPr>
          <w:ins w:id="45"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"_Toc150763594"</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2.3. Document Convention</w:t>
            </w:r>
            <w:r>
              <w:rPr>
                <w:noProof/>
                <w:webHidden/>
              </w:rPr>
              <w:tab/>
            </w:r>
            <w:r>
              <w:rPr>
                <w:noProof/>
                <w:webHidden/>
              </w:rPr>
              <w:fldChar w:fldCharType="begin"/>
            </w:r>
            <w:r>
              <w:rPr>
                <w:noProof/>
                <w:webHidden/>
              </w:rPr>
              <w:instrText xml:space="preserve"> PAGEREF _Toc150763594 \h </w:instrText>
            </w:r>
          </w:ins>
          <w:r>
            <w:rPr>
              <w:noProof/>
              <w:webHidden/>
            </w:rPr>
          </w:r>
          <w:r>
            <w:rPr>
              <w:noProof/>
              <w:webHidden/>
            </w:rPr>
            <w:fldChar w:fldCharType="separate"/>
          </w:r>
          <w:ins w:id="46" w:author="Muhammad Ismail Mangrio" w:date="2023-11-13T10:26:00Z">
            <w:r>
              <w:rPr>
                <w:noProof/>
                <w:webHidden/>
              </w:rPr>
              <w:t>7</w:t>
            </w:r>
            <w:r>
              <w:rPr>
                <w:noProof/>
                <w:webHidden/>
              </w:rPr>
              <w:fldChar w:fldCharType="end"/>
            </w:r>
            <w:r w:rsidRPr="007A22EB">
              <w:rPr>
                <w:rStyle w:val="Hyperlink"/>
                <w:rFonts w:eastAsiaTheme="majorEastAsia"/>
                <w:noProof/>
              </w:rPr>
              <w:fldChar w:fldCharType="end"/>
            </w:r>
          </w:ins>
        </w:p>
        <w:p w14:paraId="735B5736" w14:textId="03998CAE" w:rsidR="002F6870" w:rsidRDefault="002F6870">
          <w:pPr>
            <w:pStyle w:val="TOC1"/>
            <w:tabs>
              <w:tab w:val="left" w:pos="480"/>
              <w:tab w:val="right" w:leader="dot" w:pos="9350"/>
            </w:tabs>
            <w:rPr>
              <w:ins w:id="47" w:author="Muhammad Ismail Mangrio" w:date="2023-11-13T10:26:00Z"/>
              <w:rFonts w:asciiTheme="minorHAnsi" w:eastAsiaTheme="minorEastAsia" w:hAnsiTheme="minorHAnsi" w:cstheme="minorBidi"/>
              <w:noProof/>
              <w:color w:val="auto"/>
              <w:kern w:val="2"/>
              <w:sz w:val="22"/>
              <w:lang/>
              <w14:ligatures w14:val="standardContextual"/>
            </w:rPr>
          </w:pPr>
          <w:ins w:id="48"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"_Toc150763595"</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 xml:space="preserve">3. </w:t>
            </w:r>
            <w:r>
              <w:rPr>
                <w:rFonts w:asciiTheme="minorHAnsi" w:eastAsiaTheme="minorEastAsia" w:hAnsiTheme="minorHAnsi" w:cstheme="minorBidi"/>
                <w:noProof/>
                <w:color w:val="auto"/>
                <w:kern w:val="2"/>
                <w:sz w:val="22"/>
                <w:lang/>
                <w14:ligatures w14:val="standardContextual"/>
              </w:rPr>
              <w:tab/>
            </w:r>
            <w:r w:rsidRPr="007A22EB">
              <w:rPr>
                <w:rStyle w:val="Hyperlink"/>
                <w:rFonts w:eastAsiaTheme="majorEastAsia"/>
                <w:noProof/>
              </w:rPr>
              <w:t>ARCHITECTURE OVERVIEW</w:t>
            </w:r>
            <w:r>
              <w:rPr>
                <w:noProof/>
                <w:webHidden/>
              </w:rPr>
              <w:tab/>
            </w:r>
            <w:r>
              <w:rPr>
                <w:noProof/>
                <w:webHidden/>
              </w:rPr>
              <w:fldChar w:fldCharType="begin"/>
            </w:r>
            <w:r>
              <w:rPr>
                <w:noProof/>
                <w:webHidden/>
              </w:rPr>
              <w:instrText xml:space="preserve"> PAGEREF _Toc150763595 \h </w:instrText>
            </w:r>
          </w:ins>
          <w:r>
            <w:rPr>
              <w:noProof/>
              <w:webHidden/>
            </w:rPr>
          </w:r>
          <w:r>
            <w:rPr>
              <w:noProof/>
              <w:webHidden/>
            </w:rPr>
            <w:fldChar w:fldCharType="separate"/>
          </w:r>
          <w:ins w:id="49" w:author="Muhammad Ismail Mangrio" w:date="2023-11-13T10:26:00Z">
            <w:r>
              <w:rPr>
                <w:noProof/>
                <w:webHidden/>
              </w:rPr>
              <w:t>7</w:t>
            </w:r>
            <w:r>
              <w:rPr>
                <w:noProof/>
                <w:webHidden/>
              </w:rPr>
              <w:fldChar w:fldCharType="end"/>
            </w:r>
            <w:r w:rsidRPr="007A22EB">
              <w:rPr>
                <w:rStyle w:val="Hyperlink"/>
                <w:rFonts w:eastAsiaTheme="majorEastAsia"/>
                <w:noProof/>
              </w:rPr>
              <w:fldChar w:fldCharType="end"/>
            </w:r>
          </w:ins>
        </w:p>
        <w:p w14:paraId="122DAF60" w14:textId="15F21880" w:rsidR="002F6870" w:rsidRDefault="002F6870">
          <w:pPr>
            <w:pStyle w:val="TOC2"/>
            <w:tabs>
              <w:tab w:val="right" w:leader="dot" w:pos="9350"/>
            </w:tabs>
            <w:rPr>
              <w:ins w:id="50" w:author="Muhammad Ismail Mangrio" w:date="2023-11-13T10:26:00Z"/>
              <w:rFonts w:asciiTheme="minorHAnsi" w:eastAsiaTheme="minorEastAsia" w:hAnsiTheme="minorHAnsi" w:cstheme="minorBidi"/>
              <w:noProof/>
              <w:color w:val="auto"/>
              <w:kern w:val="2"/>
              <w:sz w:val="22"/>
              <w:lang/>
              <w14:ligatures w14:val="standardContextual"/>
            </w:rPr>
          </w:pPr>
          <w:ins w:id="51"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"_Toc150763596"</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3.1. Architecture Design Diagram</w:t>
            </w:r>
            <w:r>
              <w:rPr>
                <w:noProof/>
                <w:webHidden/>
              </w:rPr>
              <w:tab/>
            </w:r>
            <w:r>
              <w:rPr>
                <w:noProof/>
                <w:webHidden/>
              </w:rPr>
              <w:fldChar w:fldCharType="begin"/>
            </w:r>
            <w:r>
              <w:rPr>
                <w:noProof/>
                <w:webHidden/>
              </w:rPr>
              <w:instrText xml:space="preserve"> PAGEREF _Toc150763596 \h </w:instrText>
            </w:r>
          </w:ins>
          <w:r>
            <w:rPr>
              <w:noProof/>
              <w:webHidden/>
            </w:rPr>
          </w:r>
          <w:r>
            <w:rPr>
              <w:noProof/>
              <w:webHidden/>
            </w:rPr>
            <w:fldChar w:fldCharType="separate"/>
          </w:r>
          <w:ins w:id="52" w:author="Muhammad Ismail Mangrio" w:date="2023-11-13T10:26:00Z">
            <w:r>
              <w:rPr>
                <w:noProof/>
                <w:webHidden/>
              </w:rPr>
              <w:t>8</w:t>
            </w:r>
            <w:r>
              <w:rPr>
                <w:noProof/>
                <w:webHidden/>
              </w:rPr>
              <w:fldChar w:fldCharType="end"/>
            </w:r>
            <w:r w:rsidRPr="007A22EB">
              <w:rPr>
                <w:rStyle w:val="Hyperlink"/>
                <w:rFonts w:eastAsiaTheme="majorEastAsia"/>
                <w:noProof/>
              </w:rPr>
              <w:fldChar w:fldCharType="end"/>
            </w:r>
          </w:ins>
        </w:p>
        <w:p w14:paraId="7DADB9FB" w14:textId="52600C4E" w:rsidR="002F6870" w:rsidRDefault="002F6870">
          <w:pPr>
            <w:pStyle w:val="TOC1"/>
            <w:tabs>
              <w:tab w:val="left" w:pos="480"/>
              <w:tab w:val="right" w:leader="dot" w:pos="9350"/>
            </w:tabs>
            <w:rPr>
              <w:ins w:id="53" w:author="Muhammad Ismail Mangrio" w:date="2023-11-13T10:26:00Z"/>
              <w:rFonts w:asciiTheme="minorHAnsi" w:eastAsiaTheme="minorEastAsia" w:hAnsiTheme="minorHAnsi" w:cstheme="minorBidi"/>
              <w:noProof/>
              <w:color w:val="auto"/>
              <w:kern w:val="2"/>
              <w:sz w:val="22"/>
              <w:lang/>
              <w14:ligatures w14:val="standardContextual"/>
            </w:rPr>
          </w:pPr>
          <w:ins w:id="54"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"_Toc150763597"</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 xml:space="preserve">4. </w:t>
            </w:r>
            <w:r>
              <w:rPr>
                <w:rFonts w:asciiTheme="minorHAnsi" w:eastAsiaTheme="minorEastAsia" w:hAnsiTheme="minorHAnsi" w:cstheme="minorBidi"/>
                <w:noProof/>
                <w:color w:val="auto"/>
                <w:kern w:val="2"/>
                <w:sz w:val="22"/>
                <w:lang/>
                <w14:ligatures w14:val="standardContextual"/>
              </w:rPr>
              <w:tab/>
            </w:r>
            <w:r w:rsidRPr="007A22EB">
              <w:rPr>
                <w:rStyle w:val="Hyperlink"/>
                <w:rFonts w:eastAsiaTheme="majorEastAsia"/>
                <w:noProof/>
              </w:rPr>
              <w:t>DETAILED SOFTWARE DESIGN</w:t>
            </w:r>
            <w:r>
              <w:rPr>
                <w:noProof/>
                <w:webHidden/>
              </w:rPr>
              <w:tab/>
            </w:r>
            <w:r>
              <w:rPr>
                <w:noProof/>
                <w:webHidden/>
              </w:rPr>
              <w:fldChar w:fldCharType="begin"/>
            </w:r>
            <w:r>
              <w:rPr>
                <w:noProof/>
                <w:webHidden/>
              </w:rPr>
              <w:instrText xml:space="preserve"> PAGEREF _Toc150763597 \h </w:instrText>
            </w:r>
          </w:ins>
          <w:r>
            <w:rPr>
              <w:noProof/>
              <w:webHidden/>
            </w:rPr>
          </w:r>
          <w:r>
            <w:rPr>
              <w:noProof/>
              <w:webHidden/>
            </w:rPr>
            <w:fldChar w:fldCharType="separate"/>
          </w:r>
          <w:ins w:id="55" w:author="Muhammad Ismail Mangrio" w:date="2023-11-13T10:26:00Z">
            <w:r>
              <w:rPr>
                <w:noProof/>
                <w:webHidden/>
              </w:rPr>
              <w:t>9</w:t>
            </w:r>
            <w:r>
              <w:rPr>
                <w:noProof/>
                <w:webHidden/>
              </w:rPr>
              <w:fldChar w:fldCharType="end"/>
            </w:r>
            <w:r w:rsidRPr="007A22EB">
              <w:rPr>
                <w:rStyle w:val="Hyperlink"/>
                <w:rFonts w:eastAsiaTheme="majorEastAsia"/>
                <w:noProof/>
              </w:rPr>
              <w:fldChar w:fldCharType="end"/>
            </w:r>
          </w:ins>
        </w:p>
        <w:p w14:paraId="0CC4D6A9" w14:textId="14AE8ADD" w:rsidR="002F6870" w:rsidRDefault="002F6870">
          <w:pPr>
            <w:pStyle w:val="TOC2"/>
            <w:tabs>
              <w:tab w:val="right" w:leader="dot" w:pos="9350"/>
            </w:tabs>
            <w:rPr>
              <w:ins w:id="56" w:author="Muhammad Ismail Mangrio" w:date="2023-11-13T10:26:00Z"/>
              <w:rFonts w:asciiTheme="minorHAnsi" w:eastAsiaTheme="minorEastAsia" w:hAnsiTheme="minorHAnsi" w:cstheme="minorBidi"/>
              <w:noProof/>
              <w:color w:val="auto"/>
              <w:kern w:val="2"/>
              <w:sz w:val="22"/>
              <w:lang/>
              <w14:ligatures w14:val="standardContextual"/>
            </w:rPr>
          </w:pPr>
          <w:ins w:id="57"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"_Toc150763598"</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4.1. Use Case Models</w:t>
            </w:r>
            <w:r>
              <w:rPr>
                <w:noProof/>
                <w:webHidden/>
              </w:rPr>
              <w:tab/>
            </w:r>
            <w:r>
              <w:rPr>
                <w:noProof/>
                <w:webHidden/>
              </w:rPr>
              <w:fldChar w:fldCharType="begin"/>
            </w:r>
            <w:r>
              <w:rPr>
                <w:noProof/>
                <w:webHidden/>
              </w:rPr>
              <w:instrText xml:space="preserve"> PAGEREF _Toc150763598 \h </w:instrText>
            </w:r>
          </w:ins>
          <w:r>
            <w:rPr>
              <w:noProof/>
              <w:webHidden/>
            </w:rPr>
          </w:r>
          <w:r>
            <w:rPr>
              <w:noProof/>
              <w:webHidden/>
            </w:rPr>
            <w:fldChar w:fldCharType="separate"/>
          </w:r>
          <w:ins w:id="58" w:author="Muhammad Ismail Mangrio" w:date="2023-11-13T10:26:00Z">
            <w:r>
              <w:rPr>
                <w:noProof/>
                <w:webHidden/>
              </w:rPr>
              <w:t>9</w:t>
            </w:r>
            <w:r>
              <w:rPr>
                <w:noProof/>
                <w:webHidden/>
              </w:rPr>
              <w:fldChar w:fldCharType="end"/>
            </w:r>
            <w:r w:rsidRPr="007A22EB">
              <w:rPr>
                <w:rStyle w:val="Hyperlink"/>
                <w:rFonts w:eastAsiaTheme="majorEastAsia"/>
                <w:noProof/>
              </w:rPr>
              <w:fldChar w:fldCharType="end"/>
            </w:r>
          </w:ins>
        </w:p>
        <w:p w14:paraId="766BCA43" w14:textId="554DCD37" w:rsidR="002F6870" w:rsidRDefault="002F6870">
          <w:pPr>
            <w:pStyle w:val="TOC2"/>
            <w:tabs>
              <w:tab w:val="right" w:leader="dot" w:pos="9350"/>
            </w:tabs>
            <w:rPr>
              <w:ins w:id="59" w:author="Muhammad Ismail Mangrio" w:date="2023-11-13T10:26:00Z"/>
              <w:rFonts w:asciiTheme="minorHAnsi" w:eastAsiaTheme="minorEastAsia" w:hAnsiTheme="minorHAnsi" w:cstheme="minorBidi"/>
              <w:noProof/>
              <w:color w:val="auto"/>
              <w:kern w:val="2"/>
              <w:sz w:val="22"/>
              <w:lang/>
              <w14:ligatures w14:val="standardContextual"/>
            </w:rPr>
          </w:pPr>
          <w:ins w:id="60"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"_Toc150763599"</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4.2. Class Diagram</w:t>
            </w:r>
            <w:r>
              <w:rPr>
                <w:noProof/>
                <w:webHidden/>
              </w:rPr>
              <w:tab/>
            </w:r>
            <w:r>
              <w:rPr>
                <w:noProof/>
                <w:webHidden/>
              </w:rPr>
              <w:fldChar w:fldCharType="begin"/>
            </w:r>
            <w:r>
              <w:rPr>
                <w:noProof/>
                <w:webHidden/>
              </w:rPr>
              <w:instrText xml:space="preserve"> PAGEREF _Toc150763599 \h </w:instrText>
            </w:r>
          </w:ins>
          <w:r>
            <w:rPr>
              <w:noProof/>
              <w:webHidden/>
            </w:rPr>
          </w:r>
          <w:r>
            <w:rPr>
              <w:noProof/>
              <w:webHidden/>
            </w:rPr>
            <w:fldChar w:fldCharType="separate"/>
          </w:r>
          <w:ins w:id="61" w:author="Muhammad Ismail Mangrio" w:date="2023-11-13T10:26:00Z">
            <w:r>
              <w:rPr>
                <w:noProof/>
                <w:webHidden/>
              </w:rPr>
              <w:t>10</w:t>
            </w:r>
            <w:r>
              <w:rPr>
                <w:noProof/>
                <w:webHidden/>
              </w:rPr>
              <w:fldChar w:fldCharType="end"/>
            </w:r>
            <w:r w:rsidRPr="007A22EB">
              <w:rPr>
                <w:rStyle w:val="Hyperlink"/>
                <w:rFonts w:eastAsiaTheme="majorEastAsia"/>
                <w:noProof/>
              </w:rPr>
              <w:fldChar w:fldCharType="end"/>
            </w:r>
          </w:ins>
        </w:p>
        <w:p w14:paraId="203B6760" w14:textId="4453A8E1" w:rsidR="002F6870" w:rsidRDefault="002F6870">
          <w:pPr>
            <w:pStyle w:val="TOC2"/>
            <w:tabs>
              <w:tab w:val="right" w:leader="dot" w:pos="9350"/>
            </w:tabs>
            <w:rPr>
              <w:ins w:id="62" w:author="Muhammad Ismail Mangrio" w:date="2023-11-13T10:26:00Z"/>
              <w:rFonts w:asciiTheme="minorHAnsi" w:eastAsiaTheme="minorEastAsia" w:hAnsiTheme="minorHAnsi" w:cstheme="minorBidi"/>
              <w:noProof/>
              <w:color w:val="auto"/>
              <w:kern w:val="2"/>
              <w:sz w:val="22"/>
              <w:lang/>
              <w14:ligatures w14:val="standardContextual"/>
            </w:rPr>
          </w:pPr>
          <w:ins w:id="63"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"_Toc150763600"</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4.3. Sequence Diagram</w:t>
            </w:r>
            <w:r>
              <w:rPr>
                <w:noProof/>
                <w:webHidden/>
              </w:rPr>
              <w:tab/>
            </w:r>
            <w:r>
              <w:rPr>
                <w:noProof/>
                <w:webHidden/>
              </w:rPr>
              <w:fldChar w:fldCharType="begin"/>
            </w:r>
            <w:r>
              <w:rPr>
                <w:noProof/>
                <w:webHidden/>
              </w:rPr>
              <w:instrText xml:space="preserve"> PAGEREF _Toc150763600 \h </w:instrText>
            </w:r>
          </w:ins>
          <w:r>
            <w:rPr>
              <w:noProof/>
              <w:webHidden/>
            </w:rPr>
          </w:r>
          <w:r>
            <w:rPr>
              <w:noProof/>
              <w:webHidden/>
            </w:rPr>
            <w:fldChar w:fldCharType="separate"/>
          </w:r>
          <w:ins w:id="64" w:author="Muhammad Ismail Mangrio" w:date="2023-11-13T10:26:00Z">
            <w:r>
              <w:rPr>
                <w:noProof/>
                <w:webHidden/>
              </w:rPr>
              <w:t>12</w:t>
            </w:r>
            <w:r>
              <w:rPr>
                <w:noProof/>
                <w:webHidden/>
              </w:rPr>
              <w:fldChar w:fldCharType="end"/>
            </w:r>
            <w:r w:rsidRPr="007A22EB">
              <w:rPr>
                <w:rStyle w:val="Hyperlink"/>
                <w:rFonts w:eastAsiaTheme="majorEastAsia"/>
                <w:noProof/>
              </w:rPr>
              <w:fldChar w:fldCharType="end"/>
            </w:r>
          </w:ins>
        </w:p>
        <w:p w14:paraId="21F98B3E" w14:textId="7A9D4C89" w:rsidR="002F6870" w:rsidRDefault="002F6870">
          <w:pPr>
            <w:pStyle w:val="TOC2"/>
            <w:tabs>
              <w:tab w:val="right" w:leader="dot" w:pos="9350"/>
            </w:tabs>
            <w:rPr>
              <w:ins w:id="65" w:author="Muhammad Ismail Mangrio" w:date="2023-11-13T10:26:00Z"/>
              <w:rFonts w:asciiTheme="minorHAnsi" w:eastAsiaTheme="minorEastAsia" w:hAnsiTheme="minorHAnsi" w:cstheme="minorBidi"/>
              <w:noProof/>
              <w:color w:val="auto"/>
              <w:kern w:val="2"/>
              <w:sz w:val="22"/>
              <w:lang/>
              <w14:ligatures w14:val="standardContextual"/>
            </w:rPr>
          </w:pPr>
          <w:ins w:id="66"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"_Toc150763601"</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4.4. Entity Relationship Diagram (ERD)</w:t>
            </w:r>
            <w:r>
              <w:rPr>
                <w:noProof/>
                <w:webHidden/>
              </w:rPr>
              <w:tab/>
            </w:r>
            <w:r>
              <w:rPr>
                <w:noProof/>
                <w:webHidden/>
              </w:rPr>
              <w:fldChar w:fldCharType="begin"/>
            </w:r>
            <w:r>
              <w:rPr>
                <w:noProof/>
                <w:webHidden/>
              </w:rPr>
              <w:instrText xml:space="preserve"> PAGEREF _Toc150763601 \h </w:instrText>
            </w:r>
          </w:ins>
          <w:r>
            <w:rPr>
              <w:noProof/>
              <w:webHidden/>
            </w:rPr>
          </w:r>
          <w:r>
            <w:rPr>
              <w:noProof/>
              <w:webHidden/>
            </w:rPr>
            <w:fldChar w:fldCharType="separate"/>
          </w:r>
          <w:ins w:id="67" w:author="Muhammad Ismail Mangrio" w:date="2023-11-13T10:26:00Z">
            <w:r>
              <w:rPr>
                <w:noProof/>
                <w:webHidden/>
              </w:rPr>
              <w:t>15</w:t>
            </w:r>
            <w:r>
              <w:rPr>
                <w:noProof/>
                <w:webHidden/>
              </w:rPr>
              <w:fldChar w:fldCharType="end"/>
            </w:r>
            <w:r w:rsidRPr="007A22EB">
              <w:rPr>
                <w:rStyle w:val="Hyperlink"/>
                <w:rFonts w:eastAsiaTheme="majorEastAsia"/>
                <w:noProof/>
              </w:rPr>
              <w:fldChar w:fldCharType="end"/>
            </w:r>
          </w:ins>
        </w:p>
        <w:p w14:paraId="7D5F9A4B" w14:textId="3CFF537A" w:rsidR="002F6870" w:rsidRDefault="002F6870">
          <w:pPr>
            <w:pStyle w:val="TOC1"/>
            <w:tabs>
              <w:tab w:val="left" w:pos="480"/>
              <w:tab w:val="right" w:leader="dot" w:pos="9350"/>
            </w:tabs>
            <w:rPr>
              <w:ins w:id="68" w:author="Muhammad Ismail Mangrio" w:date="2023-11-13T10:26:00Z"/>
              <w:rFonts w:asciiTheme="minorHAnsi" w:eastAsiaTheme="minorEastAsia" w:hAnsiTheme="minorHAnsi" w:cstheme="minorBidi"/>
              <w:noProof/>
              <w:color w:val="auto"/>
              <w:kern w:val="2"/>
              <w:sz w:val="22"/>
              <w:lang/>
              <w14:ligatures w14:val="standardContextual"/>
            </w:rPr>
          </w:pPr>
          <w:ins w:id="69"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"_Toc150763602"</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 xml:space="preserve">5. </w:t>
            </w:r>
            <w:r>
              <w:rPr>
                <w:rFonts w:asciiTheme="minorHAnsi" w:eastAsiaTheme="minorEastAsia" w:hAnsiTheme="minorHAnsi" w:cstheme="minorBidi"/>
                <w:noProof/>
                <w:color w:val="auto"/>
                <w:kern w:val="2"/>
                <w:sz w:val="22"/>
                <w:lang/>
                <w14:ligatures w14:val="standardContextual"/>
              </w:rPr>
              <w:tab/>
            </w:r>
            <w:r w:rsidRPr="007A22EB">
              <w:rPr>
                <w:rStyle w:val="Hyperlink"/>
                <w:rFonts w:eastAsiaTheme="majorEastAsia"/>
                <w:noProof/>
              </w:rPr>
              <w:t>INTERFACE DESIGN</w:t>
            </w:r>
            <w:r>
              <w:rPr>
                <w:noProof/>
                <w:webHidden/>
              </w:rPr>
              <w:tab/>
            </w:r>
            <w:r>
              <w:rPr>
                <w:noProof/>
                <w:webHidden/>
              </w:rPr>
              <w:fldChar w:fldCharType="begin"/>
            </w:r>
            <w:r>
              <w:rPr>
                <w:noProof/>
                <w:webHidden/>
              </w:rPr>
              <w:instrText xml:space="preserve"> PAGEREF _Toc150763602 \h </w:instrText>
            </w:r>
          </w:ins>
          <w:r>
            <w:rPr>
              <w:noProof/>
              <w:webHidden/>
            </w:rPr>
          </w:r>
          <w:r>
            <w:rPr>
              <w:noProof/>
              <w:webHidden/>
            </w:rPr>
            <w:fldChar w:fldCharType="separate"/>
          </w:r>
          <w:ins w:id="70" w:author="Muhammad Ismail Mangrio" w:date="2023-11-13T10:26:00Z">
            <w:r>
              <w:rPr>
                <w:noProof/>
                <w:webHidden/>
              </w:rPr>
              <w:t>16</w:t>
            </w:r>
            <w:r>
              <w:rPr>
                <w:noProof/>
                <w:webHidden/>
              </w:rPr>
              <w:fldChar w:fldCharType="end"/>
            </w:r>
            <w:r w:rsidRPr="007A22EB">
              <w:rPr>
                <w:rStyle w:val="Hyperlink"/>
                <w:rFonts w:eastAsiaTheme="majorEastAsia"/>
                <w:noProof/>
              </w:rPr>
              <w:fldChar w:fldCharType="end"/>
            </w:r>
          </w:ins>
        </w:p>
        <w:p w14:paraId="57AF281B" w14:textId="22F2FE5F" w:rsidR="002F6870" w:rsidRDefault="002F6870">
          <w:pPr>
            <w:pStyle w:val="TOC1"/>
            <w:tabs>
              <w:tab w:val="left" w:pos="480"/>
              <w:tab w:val="right" w:leader="dot" w:pos="9350"/>
            </w:tabs>
            <w:rPr>
              <w:ins w:id="71" w:author="Muhammad Ismail Mangrio" w:date="2023-11-13T10:26:00Z"/>
              <w:rFonts w:asciiTheme="minorHAnsi" w:eastAsiaTheme="minorEastAsia" w:hAnsiTheme="minorHAnsi" w:cstheme="minorBidi"/>
              <w:noProof/>
              <w:color w:val="auto"/>
              <w:kern w:val="2"/>
              <w:sz w:val="22"/>
              <w:lang/>
              <w14:ligatures w14:val="standardContextual"/>
            </w:rPr>
          </w:pPr>
          <w:ins w:id="72" w:author="Muhammad Ismail Mangrio" w:date="2023-11-13T10:26:00Z">
            <w:r w:rsidRPr="007A22EB">
              <w:rPr>
                <w:rStyle w:val="Hyperlink"/>
                <w:rFonts w:eastAsiaTheme="majorEastAsia"/>
                <w:noProof/>
              </w:rPr>
              <w:fldChar w:fldCharType="begin"/>
            </w:r>
            <w:r w:rsidRPr="007A22EB">
              <w:rPr>
                <w:rStyle w:val="Hyperlink"/>
                <w:rFonts w:eastAsiaTheme="majorEastAsia"/>
                <w:noProof/>
              </w:rPr>
              <w:instrText xml:space="preserve"> </w:instrText>
            </w:r>
            <w:r>
              <w:rPr>
                <w:noProof/>
              </w:rPr>
              <w:instrText>HYPERLINK \l "_Toc150763603"</w:instrText>
            </w:r>
            <w:r w:rsidRPr="007A22EB">
              <w:rPr>
                <w:rStyle w:val="Hyperlink"/>
                <w:rFonts w:eastAsiaTheme="majorEastAsia"/>
                <w:noProof/>
              </w:rPr>
              <w:instrText xml:space="preserve"> </w:instrText>
            </w:r>
            <w:r w:rsidRPr="007A22EB">
              <w:rPr>
                <w:rStyle w:val="Hyperlink"/>
                <w:rFonts w:eastAsiaTheme="majorEastAsia"/>
                <w:noProof/>
              </w:rPr>
              <w:fldChar w:fldCharType="separate"/>
            </w:r>
            <w:r w:rsidRPr="007A22EB">
              <w:rPr>
                <w:rStyle w:val="Hyperlink"/>
                <w:rFonts w:eastAsiaTheme="majorEastAsia"/>
                <w:noProof/>
              </w:rPr>
              <w:t xml:space="preserve">6. </w:t>
            </w:r>
            <w:r>
              <w:rPr>
                <w:rFonts w:asciiTheme="minorHAnsi" w:eastAsiaTheme="minorEastAsia" w:hAnsiTheme="minorHAnsi" w:cstheme="minorBidi"/>
                <w:noProof/>
                <w:color w:val="auto"/>
                <w:kern w:val="2"/>
                <w:sz w:val="22"/>
                <w:lang/>
                <w14:ligatures w14:val="standardContextual"/>
              </w:rPr>
              <w:tab/>
            </w:r>
            <w:r w:rsidRPr="007A22EB">
              <w:rPr>
                <w:rStyle w:val="Hyperlink"/>
                <w:rFonts w:eastAsiaTheme="majorEastAsia"/>
                <w:noProof/>
              </w:rPr>
              <w:t>TEST CASES</w:t>
            </w:r>
            <w:r>
              <w:rPr>
                <w:noProof/>
                <w:webHidden/>
              </w:rPr>
              <w:tab/>
            </w:r>
            <w:r>
              <w:rPr>
                <w:noProof/>
                <w:webHidden/>
              </w:rPr>
              <w:fldChar w:fldCharType="begin"/>
            </w:r>
            <w:r>
              <w:rPr>
                <w:noProof/>
                <w:webHidden/>
              </w:rPr>
              <w:instrText xml:space="preserve"> PAGEREF _Toc150763603 \h </w:instrText>
            </w:r>
          </w:ins>
          <w:r>
            <w:rPr>
              <w:noProof/>
              <w:webHidden/>
            </w:rPr>
          </w:r>
          <w:r>
            <w:rPr>
              <w:noProof/>
              <w:webHidden/>
            </w:rPr>
            <w:fldChar w:fldCharType="separate"/>
          </w:r>
          <w:ins w:id="73" w:author="Muhammad Ismail Mangrio" w:date="2023-11-13T10:26:00Z">
            <w:r>
              <w:rPr>
                <w:noProof/>
                <w:webHidden/>
              </w:rPr>
              <w:t>20</w:t>
            </w:r>
            <w:r>
              <w:rPr>
                <w:noProof/>
                <w:webHidden/>
              </w:rPr>
              <w:fldChar w:fldCharType="end"/>
            </w:r>
            <w:r w:rsidRPr="007A22EB">
              <w:rPr>
                <w:rStyle w:val="Hyperlink"/>
                <w:rFonts w:eastAsiaTheme="majorEastAsia"/>
                <w:noProof/>
              </w:rPr>
              <w:fldChar w:fldCharType="end"/>
            </w:r>
          </w:ins>
        </w:p>
        <w:p w14:paraId="4F35F7EA" w14:textId="75A26D32" w:rsidR="009C0383" w:rsidDel="002F6870" w:rsidRDefault="009C0383">
          <w:pPr>
            <w:pStyle w:val="TOC1"/>
            <w:tabs>
              <w:tab w:val="left" w:pos="480"/>
              <w:tab w:val="right" w:leader="dot" w:pos="9350"/>
            </w:tabs>
            <w:rPr>
              <w:del w:id="74" w:author="Muhammad Ismail Mangrio" w:date="2023-11-13T10:26:00Z"/>
              <w:rFonts w:asciiTheme="minorHAnsi" w:eastAsiaTheme="minorEastAsia" w:hAnsiTheme="minorHAnsi" w:cstheme="minorBidi"/>
              <w:noProof/>
              <w:color w:val="auto"/>
              <w:sz w:val="22"/>
              <w:lang w:val="en-GB" w:eastAsia="en-GB"/>
            </w:rPr>
          </w:pPr>
          <w:del w:id="75" w:author="Muhammad Ismail Mangrio" w:date="2023-11-13T10:26:00Z">
            <w:r w:rsidRPr="002F6870" w:rsidDel="002F6870">
              <w:rPr>
                <w:rFonts w:eastAsiaTheme="majorEastAsia"/>
                <w:rPrChange w:id="76" w:author="Muhammad Ismail Mangrio" w:date="2023-11-13T10:26:00Z">
                  <w:rPr>
                    <w:rStyle w:val="Hyperlink"/>
                    <w:rFonts w:eastAsiaTheme="majorEastAsia"/>
                    <w:noProof/>
                  </w:rPr>
                </w:rPrChange>
              </w:rPr>
              <w:delText>1.</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77" w:author="Muhammad Ismail Mangrio" w:date="2023-11-13T10:26:00Z">
                  <w:rPr>
                    <w:rStyle w:val="Hyperlink"/>
                    <w:rFonts w:eastAsiaTheme="majorEastAsia"/>
                    <w:noProof/>
                  </w:rPr>
                </w:rPrChange>
              </w:rPr>
              <w:delText>INTRODUCTION OF DESIGN DOCUMENT:</w:delText>
            </w:r>
            <w:r w:rsidDel="002F6870">
              <w:rPr>
                <w:noProof/>
                <w:webHidden/>
              </w:rPr>
              <w:tab/>
              <w:delText>4</w:delText>
            </w:r>
          </w:del>
        </w:p>
        <w:p w14:paraId="6474BC06" w14:textId="0E7989F5" w:rsidR="009C0383" w:rsidDel="002F6870" w:rsidRDefault="009C0383">
          <w:pPr>
            <w:pStyle w:val="TOC2"/>
            <w:tabs>
              <w:tab w:val="right" w:leader="dot" w:pos="9350"/>
            </w:tabs>
            <w:rPr>
              <w:del w:id="78" w:author="Muhammad Ismail Mangrio" w:date="2023-11-13T10:26:00Z"/>
              <w:rFonts w:asciiTheme="minorHAnsi" w:eastAsiaTheme="minorEastAsia" w:hAnsiTheme="minorHAnsi" w:cstheme="minorBidi"/>
              <w:noProof/>
              <w:color w:val="auto"/>
              <w:sz w:val="22"/>
              <w:lang w:val="en-GB" w:eastAsia="en-GB"/>
            </w:rPr>
          </w:pPr>
          <w:del w:id="79" w:author="Muhammad Ismail Mangrio" w:date="2023-11-13T10:26:00Z">
            <w:r w:rsidRPr="002F6870" w:rsidDel="002F6870">
              <w:rPr>
                <w:rFonts w:eastAsiaTheme="majorEastAsia"/>
                <w:rPrChange w:id="80" w:author="Muhammad Ismail Mangrio" w:date="2023-11-13T10:26:00Z">
                  <w:rPr>
                    <w:rStyle w:val="Hyperlink"/>
                    <w:rFonts w:eastAsiaTheme="majorEastAsia"/>
                    <w:noProof/>
                  </w:rPr>
                </w:rPrChange>
              </w:rPr>
              <w:delText>1.1 Purpose:</w:delText>
            </w:r>
            <w:r w:rsidDel="002F6870">
              <w:rPr>
                <w:noProof/>
                <w:webHidden/>
              </w:rPr>
              <w:tab/>
              <w:delText>4</w:delText>
            </w:r>
          </w:del>
        </w:p>
        <w:p w14:paraId="6D5E2139" w14:textId="662AA4F0" w:rsidR="009C0383" w:rsidDel="002F6870" w:rsidRDefault="009C0383">
          <w:pPr>
            <w:pStyle w:val="TOC2"/>
            <w:tabs>
              <w:tab w:val="right" w:leader="dot" w:pos="9350"/>
            </w:tabs>
            <w:rPr>
              <w:del w:id="81" w:author="Muhammad Ismail Mangrio" w:date="2023-11-13T10:26:00Z"/>
              <w:rFonts w:asciiTheme="minorHAnsi" w:eastAsiaTheme="minorEastAsia" w:hAnsiTheme="minorHAnsi" w:cstheme="minorBidi"/>
              <w:noProof/>
              <w:color w:val="auto"/>
              <w:sz w:val="22"/>
              <w:lang w:val="en-GB" w:eastAsia="en-GB"/>
            </w:rPr>
          </w:pPr>
          <w:del w:id="82" w:author="Muhammad Ismail Mangrio" w:date="2023-11-13T10:26:00Z">
            <w:r w:rsidRPr="002F6870" w:rsidDel="002F6870">
              <w:rPr>
                <w:rFonts w:eastAsiaTheme="majorEastAsia"/>
                <w:rPrChange w:id="83" w:author="Muhammad Ismail Mangrio" w:date="2023-11-13T10:26:00Z">
                  <w:rPr>
                    <w:rStyle w:val="Hyperlink"/>
                    <w:rFonts w:eastAsiaTheme="majorEastAsia"/>
                    <w:noProof/>
                  </w:rPr>
                </w:rPrChange>
              </w:rPr>
              <w:delText>1.2 Project Scope:</w:delText>
            </w:r>
            <w:r w:rsidDel="002F6870">
              <w:rPr>
                <w:noProof/>
                <w:webHidden/>
              </w:rPr>
              <w:tab/>
              <w:delText>4</w:delText>
            </w:r>
          </w:del>
        </w:p>
        <w:p w14:paraId="4F2D68E3" w14:textId="5BD5735F" w:rsidR="009C0383" w:rsidDel="002F6870" w:rsidRDefault="009C0383">
          <w:pPr>
            <w:pStyle w:val="TOC2"/>
            <w:tabs>
              <w:tab w:val="right" w:leader="dot" w:pos="9350"/>
            </w:tabs>
            <w:rPr>
              <w:del w:id="84" w:author="Muhammad Ismail Mangrio" w:date="2023-11-13T10:26:00Z"/>
              <w:rFonts w:asciiTheme="minorHAnsi" w:eastAsiaTheme="minorEastAsia" w:hAnsiTheme="minorHAnsi" w:cstheme="minorBidi"/>
              <w:noProof/>
              <w:color w:val="auto"/>
              <w:sz w:val="22"/>
              <w:lang w:val="en-GB" w:eastAsia="en-GB"/>
            </w:rPr>
          </w:pPr>
          <w:del w:id="85" w:author="Muhammad Ismail Mangrio" w:date="2023-11-13T10:26:00Z">
            <w:r w:rsidRPr="002F6870" w:rsidDel="002F6870">
              <w:rPr>
                <w:rFonts w:eastAsiaTheme="majorEastAsia"/>
                <w:rPrChange w:id="86" w:author="Muhammad Ismail Mangrio" w:date="2023-11-13T10:26:00Z">
                  <w:rPr>
                    <w:rStyle w:val="Hyperlink"/>
                    <w:rFonts w:eastAsiaTheme="majorEastAsia"/>
                    <w:noProof/>
                  </w:rPr>
                </w:rPrChange>
              </w:rPr>
              <w:delText>1.3 Definitions, Acronyms and Abbreviations:</w:delText>
            </w:r>
            <w:r w:rsidDel="002F6870">
              <w:rPr>
                <w:noProof/>
                <w:webHidden/>
              </w:rPr>
              <w:tab/>
              <w:delText>4</w:delText>
            </w:r>
          </w:del>
        </w:p>
        <w:p w14:paraId="1C1DBCEF" w14:textId="3D8C67F8" w:rsidR="009C0383" w:rsidDel="002F6870" w:rsidRDefault="009C0383">
          <w:pPr>
            <w:pStyle w:val="TOC1"/>
            <w:tabs>
              <w:tab w:val="left" w:pos="480"/>
              <w:tab w:val="right" w:leader="dot" w:pos="9350"/>
            </w:tabs>
            <w:rPr>
              <w:del w:id="87" w:author="Muhammad Ismail Mangrio" w:date="2023-11-13T10:26:00Z"/>
              <w:rFonts w:asciiTheme="minorHAnsi" w:eastAsiaTheme="minorEastAsia" w:hAnsiTheme="minorHAnsi" w:cstheme="minorBidi"/>
              <w:noProof/>
              <w:color w:val="auto"/>
              <w:sz w:val="22"/>
              <w:lang w:val="en-GB" w:eastAsia="en-GB"/>
            </w:rPr>
          </w:pPr>
          <w:del w:id="88" w:author="Muhammad Ismail Mangrio" w:date="2023-11-13T10:26:00Z">
            <w:r w:rsidRPr="002F6870" w:rsidDel="002F6870">
              <w:rPr>
                <w:rFonts w:eastAsiaTheme="majorEastAsia"/>
                <w:rPrChange w:id="89" w:author="Muhammad Ismail Mangrio" w:date="2023-11-13T10:26:00Z">
                  <w:rPr>
                    <w:rStyle w:val="Hyperlink"/>
                    <w:rFonts w:eastAsiaTheme="majorEastAsia"/>
                    <w:noProof/>
                  </w:rPr>
                </w:rPrChange>
              </w:rPr>
              <w:delText>2.</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90" w:author="Muhammad Ismail Mangrio" w:date="2023-11-13T10:26:00Z">
                  <w:rPr>
                    <w:rStyle w:val="Hyperlink"/>
                    <w:rFonts w:eastAsiaTheme="majorEastAsia"/>
                    <w:noProof/>
                  </w:rPr>
                </w:rPrChange>
              </w:rPr>
              <w:delText>DESIGN CONSIDERATION:</w:delText>
            </w:r>
            <w:r w:rsidDel="002F6870">
              <w:rPr>
                <w:noProof/>
                <w:webHidden/>
              </w:rPr>
              <w:tab/>
              <w:delText>4</w:delText>
            </w:r>
          </w:del>
        </w:p>
        <w:p w14:paraId="3BE5E8F4" w14:textId="6356ECAD" w:rsidR="009C0383" w:rsidDel="002F6870" w:rsidRDefault="009C0383">
          <w:pPr>
            <w:pStyle w:val="TOC2"/>
            <w:tabs>
              <w:tab w:val="right" w:leader="dot" w:pos="9350"/>
            </w:tabs>
            <w:rPr>
              <w:del w:id="91" w:author="Muhammad Ismail Mangrio" w:date="2023-11-13T10:26:00Z"/>
              <w:rFonts w:asciiTheme="minorHAnsi" w:eastAsiaTheme="minorEastAsia" w:hAnsiTheme="minorHAnsi" w:cstheme="minorBidi"/>
              <w:noProof/>
              <w:color w:val="auto"/>
              <w:sz w:val="22"/>
              <w:lang w:val="en-GB" w:eastAsia="en-GB"/>
            </w:rPr>
          </w:pPr>
          <w:del w:id="92" w:author="Muhammad Ismail Mangrio" w:date="2023-11-13T10:26:00Z">
            <w:r w:rsidRPr="002F6870" w:rsidDel="002F6870">
              <w:rPr>
                <w:rFonts w:eastAsiaTheme="majorEastAsia"/>
                <w:rPrChange w:id="93" w:author="Muhammad Ismail Mangrio" w:date="2023-11-13T10:26:00Z">
                  <w:rPr>
                    <w:rStyle w:val="Hyperlink"/>
                    <w:rFonts w:eastAsiaTheme="majorEastAsia"/>
                    <w:noProof/>
                  </w:rPr>
                </w:rPrChange>
              </w:rPr>
              <w:delText>2.1 Assumptions:</w:delText>
            </w:r>
            <w:r w:rsidDel="002F6870">
              <w:rPr>
                <w:noProof/>
                <w:webHidden/>
              </w:rPr>
              <w:tab/>
              <w:delText>5</w:delText>
            </w:r>
          </w:del>
        </w:p>
        <w:p w14:paraId="7E26A118" w14:textId="5B648A30" w:rsidR="009C0383" w:rsidDel="002F6870" w:rsidRDefault="009C0383">
          <w:pPr>
            <w:pStyle w:val="TOC2"/>
            <w:tabs>
              <w:tab w:val="right" w:leader="dot" w:pos="9350"/>
            </w:tabs>
            <w:rPr>
              <w:del w:id="94" w:author="Muhammad Ismail Mangrio" w:date="2023-11-13T10:26:00Z"/>
              <w:rFonts w:asciiTheme="minorHAnsi" w:eastAsiaTheme="minorEastAsia" w:hAnsiTheme="minorHAnsi" w:cstheme="minorBidi"/>
              <w:noProof/>
              <w:color w:val="auto"/>
              <w:sz w:val="22"/>
              <w:lang w:val="en-GB" w:eastAsia="en-GB"/>
            </w:rPr>
          </w:pPr>
          <w:del w:id="95" w:author="Muhammad Ismail Mangrio" w:date="2023-11-13T10:26:00Z">
            <w:r w:rsidRPr="002F6870" w:rsidDel="002F6870">
              <w:rPr>
                <w:rFonts w:eastAsiaTheme="majorEastAsia"/>
                <w:rPrChange w:id="96" w:author="Muhammad Ismail Mangrio" w:date="2023-11-13T10:26:00Z">
                  <w:rPr>
                    <w:rStyle w:val="Hyperlink"/>
                    <w:rFonts w:eastAsiaTheme="majorEastAsia"/>
                    <w:noProof/>
                  </w:rPr>
                </w:rPrChange>
              </w:rPr>
              <w:delText>2.2 Constraints:</w:delText>
            </w:r>
            <w:r w:rsidDel="002F6870">
              <w:rPr>
                <w:noProof/>
                <w:webHidden/>
              </w:rPr>
              <w:tab/>
              <w:delText>6</w:delText>
            </w:r>
          </w:del>
        </w:p>
        <w:p w14:paraId="2AFF085C" w14:textId="05D35980" w:rsidR="009C0383" w:rsidDel="002F6870" w:rsidRDefault="009C0383" w:rsidP="00D869E2">
          <w:pPr>
            <w:pStyle w:val="TOC3"/>
            <w:rPr>
              <w:del w:id="97" w:author="Muhammad Ismail Mangrio" w:date="2023-11-13T10:26:00Z"/>
              <w:rFonts w:asciiTheme="minorHAnsi" w:eastAsiaTheme="minorEastAsia" w:hAnsiTheme="minorHAnsi" w:cstheme="minorBidi"/>
              <w:noProof/>
              <w:color w:val="auto"/>
              <w:sz w:val="22"/>
              <w:lang w:val="en-GB" w:eastAsia="en-GB"/>
            </w:rPr>
            <w:pPrChange w:id="98" w:author="Jamal Muhammad" w:date="2023-11-14T09:17:00Z">
              <w:pPr>
                <w:pStyle w:val="TOC3"/>
                <w:tabs>
                  <w:tab w:val="right" w:leader="dot" w:pos="9350"/>
                </w:tabs>
              </w:pPr>
            </w:pPrChange>
          </w:pPr>
          <w:del w:id="99" w:author="Muhammad Ismail Mangrio" w:date="2023-11-13T10:26:00Z">
            <w:r w:rsidRPr="002F6870" w:rsidDel="002F6870">
              <w:rPr>
                <w:rFonts w:eastAsiaTheme="majorEastAsia"/>
                <w:rPrChange w:id="100" w:author="Muhammad Ismail Mangrio" w:date="2023-11-13T10:26:00Z">
                  <w:rPr>
                    <w:rStyle w:val="Hyperlink"/>
                    <w:rFonts w:eastAsiaTheme="majorEastAsia"/>
                    <w:noProof/>
                  </w:rPr>
                </w:rPrChange>
              </w:rPr>
              <w:delText>2.2.1 Software Constraints</w:delText>
            </w:r>
            <w:r w:rsidDel="002F6870">
              <w:rPr>
                <w:noProof/>
                <w:webHidden/>
              </w:rPr>
              <w:tab/>
              <w:delText>6</w:delText>
            </w:r>
          </w:del>
        </w:p>
        <w:p w14:paraId="14F087F8" w14:textId="73F8B610" w:rsidR="009C0383" w:rsidDel="002F6870" w:rsidRDefault="009C0383" w:rsidP="00D869E2">
          <w:pPr>
            <w:pStyle w:val="TOC3"/>
            <w:rPr>
              <w:del w:id="101" w:author="Muhammad Ismail Mangrio" w:date="2023-11-13T10:26:00Z"/>
              <w:rFonts w:asciiTheme="minorHAnsi" w:eastAsiaTheme="minorEastAsia" w:hAnsiTheme="minorHAnsi" w:cstheme="minorBidi"/>
              <w:noProof/>
              <w:color w:val="auto"/>
              <w:sz w:val="22"/>
              <w:lang w:val="en-GB" w:eastAsia="en-GB"/>
            </w:rPr>
            <w:pPrChange w:id="102" w:author="Jamal Muhammad" w:date="2023-11-14T09:17:00Z">
              <w:pPr>
                <w:pStyle w:val="TOC3"/>
                <w:tabs>
                  <w:tab w:val="right" w:leader="dot" w:pos="9350"/>
                </w:tabs>
              </w:pPr>
            </w:pPrChange>
          </w:pPr>
          <w:del w:id="103" w:author="Muhammad Ismail Mangrio" w:date="2023-11-13T10:26:00Z">
            <w:r w:rsidRPr="002F6870" w:rsidDel="002F6870">
              <w:rPr>
                <w:rFonts w:eastAsiaTheme="majorEastAsia"/>
                <w:rPrChange w:id="104" w:author="Muhammad Ismail Mangrio" w:date="2023-11-13T10:26:00Z">
                  <w:rPr>
                    <w:rStyle w:val="Hyperlink"/>
                    <w:rFonts w:eastAsiaTheme="majorEastAsia"/>
                    <w:noProof/>
                  </w:rPr>
                </w:rPrChange>
              </w:rPr>
              <w:delText>2.2.2 Hardware Constraints</w:delText>
            </w:r>
            <w:r w:rsidDel="002F6870">
              <w:rPr>
                <w:noProof/>
                <w:webHidden/>
              </w:rPr>
              <w:tab/>
              <w:delText>6</w:delText>
            </w:r>
          </w:del>
        </w:p>
        <w:p w14:paraId="6A9CE0B3" w14:textId="15842DB8" w:rsidR="009C0383" w:rsidDel="002F6870" w:rsidRDefault="009C0383" w:rsidP="00D869E2">
          <w:pPr>
            <w:pStyle w:val="TOC3"/>
            <w:rPr>
              <w:del w:id="105" w:author="Muhammad Ismail Mangrio" w:date="2023-11-13T10:26:00Z"/>
              <w:rFonts w:asciiTheme="minorHAnsi" w:eastAsiaTheme="minorEastAsia" w:hAnsiTheme="minorHAnsi" w:cstheme="minorBidi"/>
              <w:noProof/>
              <w:color w:val="auto"/>
              <w:sz w:val="22"/>
              <w:lang w:val="en-GB" w:eastAsia="en-GB"/>
            </w:rPr>
            <w:pPrChange w:id="106" w:author="Jamal Muhammad" w:date="2023-11-14T09:17:00Z">
              <w:pPr>
                <w:pStyle w:val="TOC3"/>
                <w:tabs>
                  <w:tab w:val="right" w:leader="dot" w:pos="9350"/>
                </w:tabs>
              </w:pPr>
            </w:pPrChange>
          </w:pPr>
          <w:del w:id="107" w:author="Muhammad Ismail Mangrio" w:date="2023-11-13T10:26:00Z">
            <w:r w:rsidRPr="002F6870" w:rsidDel="002F6870">
              <w:rPr>
                <w:rFonts w:eastAsiaTheme="majorEastAsia"/>
                <w:rPrChange w:id="108" w:author="Muhammad Ismail Mangrio" w:date="2023-11-13T10:26:00Z">
                  <w:rPr>
                    <w:rStyle w:val="Hyperlink"/>
                    <w:rFonts w:eastAsiaTheme="majorEastAsia"/>
                    <w:noProof/>
                  </w:rPr>
                </w:rPrChange>
              </w:rPr>
              <w:lastRenderedPageBreak/>
              <w:delText>2.2.3 Cultural Constraints</w:delText>
            </w:r>
            <w:r w:rsidDel="002F6870">
              <w:rPr>
                <w:noProof/>
                <w:webHidden/>
              </w:rPr>
              <w:tab/>
              <w:delText>6</w:delText>
            </w:r>
          </w:del>
        </w:p>
        <w:p w14:paraId="1F65284B" w14:textId="5A5524AB" w:rsidR="009C0383" w:rsidDel="002F6870" w:rsidRDefault="009C0383" w:rsidP="00D869E2">
          <w:pPr>
            <w:pStyle w:val="TOC3"/>
            <w:rPr>
              <w:del w:id="109" w:author="Muhammad Ismail Mangrio" w:date="2023-11-13T10:26:00Z"/>
              <w:rFonts w:asciiTheme="minorHAnsi" w:eastAsiaTheme="minorEastAsia" w:hAnsiTheme="minorHAnsi" w:cstheme="minorBidi"/>
              <w:noProof/>
              <w:color w:val="auto"/>
              <w:sz w:val="22"/>
              <w:lang w:val="en-GB" w:eastAsia="en-GB"/>
            </w:rPr>
            <w:pPrChange w:id="110" w:author="Jamal Muhammad" w:date="2023-11-14T09:17:00Z">
              <w:pPr>
                <w:pStyle w:val="TOC3"/>
                <w:tabs>
                  <w:tab w:val="right" w:leader="dot" w:pos="9350"/>
                </w:tabs>
              </w:pPr>
            </w:pPrChange>
          </w:pPr>
          <w:del w:id="111" w:author="Muhammad Ismail Mangrio" w:date="2023-11-13T10:26:00Z">
            <w:r w:rsidRPr="002F6870" w:rsidDel="002F6870">
              <w:rPr>
                <w:rFonts w:eastAsiaTheme="majorEastAsia"/>
                <w:rPrChange w:id="112" w:author="Muhammad Ismail Mangrio" w:date="2023-11-13T10:26:00Z">
                  <w:rPr>
                    <w:rStyle w:val="Hyperlink"/>
                    <w:rFonts w:eastAsiaTheme="majorEastAsia"/>
                    <w:noProof/>
                  </w:rPr>
                </w:rPrChange>
              </w:rPr>
              <w:delText>2.2.4 User Constraints</w:delText>
            </w:r>
            <w:r w:rsidDel="002F6870">
              <w:rPr>
                <w:noProof/>
                <w:webHidden/>
              </w:rPr>
              <w:tab/>
              <w:delText>6</w:delText>
            </w:r>
          </w:del>
        </w:p>
        <w:p w14:paraId="06C782FE" w14:textId="1C29B830" w:rsidR="009C0383" w:rsidDel="002F6870" w:rsidRDefault="009C0383">
          <w:pPr>
            <w:pStyle w:val="TOC2"/>
            <w:tabs>
              <w:tab w:val="right" w:leader="dot" w:pos="9350"/>
            </w:tabs>
            <w:rPr>
              <w:del w:id="113" w:author="Muhammad Ismail Mangrio" w:date="2023-11-13T10:26:00Z"/>
              <w:rFonts w:asciiTheme="minorHAnsi" w:eastAsiaTheme="minorEastAsia" w:hAnsiTheme="minorHAnsi" w:cstheme="minorBidi"/>
              <w:noProof/>
              <w:color w:val="auto"/>
              <w:sz w:val="22"/>
              <w:lang w:val="en-GB" w:eastAsia="en-GB"/>
            </w:rPr>
          </w:pPr>
          <w:del w:id="114" w:author="Muhammad Ismail Mangrio" w:date="2023-11-13T10:26:00Z">
            <w:r w:rsidRPr="002F6870" w:rsidDel="002F6870">
              <w:rPr>
                <w:rFonts w:eastAsiaTheme="majorEastAsia"/>
                <w:rPrChange w:id="115" w:author="Muhammad Ismail Mangrio" w:date="2023-11-13T10:26:00Z">
                  <w:rPr>
                    <w:rStyle w:val="Hyperlink"/>
                    <w:rFonts w:eastAsiaTheme="majorEastAsia"/>
                    <w:noProof/>
                  </w:rPr>
                </w:rPrChange>
              </w:rPr>
              <w:delText>2.3. Document Convention</w:delText>
            </w:r>
            <w:r w:rsidDel="002F6870">
              <w:rPr>
                <w:noProof/>
                <w:webHidden/>
              </w:rPr>
              <w:tab/>
              <w:delText>6</w:delText>
            </w:r>
          </w:del>
        </w:p>
        <w:p w14:paraId="2EF8F12A" w14:textId="2CF86234" w:rsidR="009C0383" w:rsidDel="002F6870" w:rsidRDefault="009C0383">
          <w:pPr>
            <w:pStyle w:val="TOC1"/>
            <w:tabs>
              <w:tab w:val="left" w:pos="480"/>
              <w:tab w:val="right" w:leader="dot" w:pos="9350"/>
            </w:tabs>
            <w:rPr>
              <w:del w:id="116" w:author="Muhammad Ismail Mangrio" w:date="2023-11-13T10:26:00Z"/>
              <w:rFonts w:asciiTheme="minorHAnsi" w:eastAsiaTheme="minorEastAsia" w:hAnsiTheme="minorHAnsi" w:cstheme="minorBidi"/>
              <w:noProof/>
              <w:color w:val="auto"/>
              <w:sz w:val="22"/>
              <w:lang w:val="en-GB" w:eastAsia="en-GB"/>
            </w:rPr>
          </w:pPr>
          <w:del w:id="117" w:author="Muhammad Ismail Mangrio" w:date="2023-11-13T10:26:00Z">
            <w:r w:rsidRPr="002F6870" w:rsidDel="002F6870">
              <w:rPr>
                <w:rFonts w:eastAsiaTheme="majorEastAsia"/>
                <w:rPrChange w:id="118" w:author="Muhammad Ismail Mangrio" w:date="2023-11-13T10:26:00Z">
                  <w:rPr>
                    <w:rStyle w:val="Hyperlink"/>
                    <w:rFonts w:eastAsiaTheme="majorEastAsia"/>
                    <w:noProof/>
                  </w:rPr>
                </w:rPrChange>
              </w:rPr>
              <w:delText xml:space="preserve">3. </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119" w:author="Muhammad Ismail Mangrio" w:date="2023-11-13T10:26:00Z">
                  <w:rPr>
                    <w:rStyle w:val="Hyperlink"/>
                    <w:rFonts w:eastAsiaTheme="majorEastAsia"/>
                    <w:noProof/>
                  </w:rPr>
                </w:rPrChange>
              </w:rPr>
              <w:delText>ARCHITECTURE OVERVIEW</w:delText>
            </w:r>
            <w:r w:rsidDel="002F6870">
              <w:rPr>
                <w:noProof/>
                <w:webHidden/>
              </w:rPr>
              <w:tab/>
              <w:delText>6</w:delText>
            </w:r>
          </w:del>
        </w:p>
        <w:p w14:paraId="1F489627" w14:textId="6379752D" w:rsidR="009C0383" w:rsidDel="002F6870" w:rsidRDefault="009C0383">
          <w:pPr>
            <w:pStyle w:val="TOC2"/>
            <w:tabs>
              <w:tab w:val="right" w:leader="dot" w:pos="9350"/>
            </w:tabs>
            <w:rPr>
              <w:del w:id="120" w:author="Muhammad Ismail Mangrio" w:date="2023-11-13T10:26:00Z"/>
              <w:rFonts w:asciiTheme="minorHAnsi" w:eastAsiaTheme="minorEastAsia" w:hAnsiTheme="minorHAnsi" w:cstheme="minorBidi"/>
              <w:noProof/>
              <w:color w:val="auto"/>
              <w:sz w:val="22"/>
              <w:lang w:val="en-GB" w:eastAsia="en-GB"/>
            </w:rPr>
          </w:pPr>
          <w:del w:id="121" w:author="Muhammad Ismail Mangrio" w:date="2023-11-13T10:26:00Z">
            <w:r w:rsidRPr="002F6870" w:rsidDel="002F6870">
              <w:rPr>
                <w:rFonts w:eastAsiaTheme="majorEastAsia"/>
                <w:rPrChange w:id="122" w:author="Muhammad Ismail Mangrio" w:date="2023-11-13T10:26:00Z">
                  <w:rPr>
                    <w:rStyle w:val="Hyperlink"/>
                    <w:rFonts w:eastAsiaTheme="majorEastAsia"/>
                    <w:noProof/>
                  </w:rPr>
                </w:rPrChange>
              </w:rPr>
              <w:delText>3.1. Architecture Design Diagram</w:delText>
            </w:r>
            <w:r w:rsidDel="002F6870">
              <w:rPr>
                <w:noProof/>
                <w:webHidden/>
              </w:rPr>
              <w:tab/>
              <w:delText>7</w:delText>
            </w:r>
          </w:del>
        </w:p>
        <w:p w14:paraId="3EB50AFE" w14:textId="2D49FBF6" w:rsidR="009C0383" w:rsidDel="002F6870" w:rsidRDefault="009C0383">
          <w:pPr>
            <w:pStyle w:val="TOC1"/>
            <w:tabs>
              <w:tab w:val="left" w:pos="480"/>
              <w:tab w:val="right" w:leader="dot" w:pos="9350"/>
            </w:tabs>
            <w:rPr>
              <w:del w:id="123" w:author="Muhammad Ismail Mangrio" w:date="2023-11-13T10:26:00Z"/>
              <w:rFonts w:asciiTheme="minorHAnsi" w:eastAsiaTheme="minorEastAsia" w:hAnsiTheme="minorHAnsi" w:cstheme="minorBidi"/>
              <w:noProof/>
              <w:color w:val="auto"/>
              <w:sz w:val="22"/>
              <w:lang w:val="en-GB" w:eastAsia="en-GB"/>
            </w:rPr>
          </w:pPr>
          <w:del w:id="124" w:author="Muhammad Ismail Mangrio" w:date="2023-11-13T10:26:00Z">
            <w:r w:rsidRPr="002F6870" w:rsidDel="002F6870">
              <w:rPr>
                <w:rFonts w:eastAsiaTheme="majorEastAsia"/>
                <w:rPrChange w:id="125" w:author="Muhammad Ismail Mangrio" w:date="2023-11-13T10:26:00Z">
                  <w:rPr>
                    <w:rStyle w:val="Hyperlink"/>
                    <w:rFonts w:eastAsiaTheme="majorEastAsia"/>
                    <w:noProof/>
                  </w:rPr>
                </w:rPrChange>
              </w:rPr>
              <w:delText xml:space="preserve">4. </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126" w:author="Muhammad Ismail Mangrio" w:date="2023-11-13T10:26:00Z">
                  <w:rPr>
                    <w:rStyle w:val="Hyperlink"/>
                    <w:rFonts w:eastAsiaTheme="majorEastAsia"/>
                    <w:noProof/>
                  </w:rPr>
                </w:rPrChange>
              </w:rPr>
              <w:delText>DETAILED SOFTWARE DESIGN</w:delText>
            </w:r>
            <w:r w:rsidDel="002F6870">
              <w:rPr>
                <w:noProof/>
                <w:webHidden/>
              </w:rPr>
              <w:tab/>
              <w:delText>8</w:delText>
            </w:r>
          </w:del>
        </w:p>
        <w:p w14:paraId="42738E49" w14:textId="51F67B29" w:rsidR="009C0383" w:rsidDel="002F6870" w:rsidRDefault="009C0383">
          <w:pPr>
            <w:pStyle w:val="TOC2"/>
            <w:tabs>
              <w:tab w:val="right" w:leader="dot" w:pos="9350"/>
            </w:tabs>
            <w:rPr>
              <w:del w:id="127" w:author="Muhammad Ismail Mangrio" w:date="2023-11-13T10:26:00Z"/>
              <w:rFonts w:asciiTheme="minorHAnsi" w:eastAsiaTheme="minorEastAsia" w:hAnsiTheme="minorHAnsi" w:cstheme="minorBidi"/>
              <w:noProof/>
              <w:color w:val="auto"/>
              <w:sz w:val="22"/>
              <w:lang w:val="en-GB" w:eastAsia="en-GB"/>
            </w:rPr>
          </w:pPr>
          <w:del w:id="128" w:author="Muhammad Ismail Mangrio" w:date="2023-11-13T10:26:00Z">
            <w:r w:rsidRPr="002F6870" w:rsidDel="002F6870">
              <w:rPr>
                <w:rFonts w:eastAsiaTheme="majorEastAsia"/>
                <w:rPrChange w:id="129" w:author="Muhammad Ismail Mangrio" w:date="2023-11-13T10:26:00Z">
                  <w:rPr>
                    <w:rStyle w:val="Hyperlink"/>
                    <w:rFonts w:eastAsiaTheme="majorEastAsia"/>
                    <w:noProof/>
                  </w:rPr>
                </w:rPrChange>
              </w:rPr>
              <w:delText>4.1. Use Case Models</w:delText>
            </w:r>
            <w:r w:rsidDel="002F6870">
              <w:rPr>
                <w:noProof/>
                <w:webHidden/>
              </w:rPr>
              <w:tab/>
              <w:delText>8</w:delText>
            </w:r>
          </w:del>
        </w:p>
        <w:p w14:paraId="66266274" w14:textId="3A516A40" w:rsidR="009C0383" w:rsidDel="002F6870" w:rsidRDefault="009C0383">
          <w:pPr>
            <w:pStyle w:val="TOC2"/>
            <w:tabs>
              <w:tab w:val="right" w:leader="dot" w:pos="9350"/>
            </w:tabs>
            <w:rPr>
              <w:del w:id="130" w:author="Muhammad Ismail Mangrio" w:date="2023-11-13T10:26:00Z"/>
              <w:rFonts w:asciiTheme="minorHAnsi" w:eastAsiaTheme="minorEastAsia" w:hAnsiTheme="minorHAnsi" w:cstheme="minorBidi"/>
              <w:noProof/>
              <w:color w:val="auto"/>
              <w:sz w:val="22"/>
              <w:lang w:val="en-GB" w:eastAsia="en-GB"/>
            </w:rPr>
          </w:pPr>
          <w:del w:id="131" w:author="Muhammad Ismail Mangrio" w:date="2023-11-13T10:26:00Z">
            <w:r w:rsidRPr="002F6870" w:rsidDel="002F6870">
              <w:rPr>
                <w:rFonts w:eastAsiaTheme="majorEastAsia"/>
                <w:rPrChange w:id="132" w:author="Muhammad Ismail Mangrio" w:date="2023-11-13T10:26:00Z">
                  <w:rPr>
                    <w:rStyle w:val="Hyperlink"/>
                    <w:rFonts w:eastAsiaTheme="majorEastAsia"/>
                    <w:noProof/>
                  </w:rPr>
                </w:rPrChange>
              </w:rPr>
              <w:delText>4.2. Class Diagram</w:delText>
            </w:r>
            <w:r w:rsidDel="002F6870">
              <w:rPr>
                <w:noProof/>
                <w:webHidden/>
              </w:rPr>
              <w:tab/>
              <w:delText>9</w:delText>
            </w:r>
          </w:del>
        </w:p>
        <w:p w14:paraId="699BF778" w14:textId="4BC2D82B" w:rsidR="009C0383" w:rsidDel="002F6870" w:rsidRDefault="009C0383">
          <w:pPr>
            <w:pStyle w:val="TOC2"/>
            <w:tabs>
              <w:tab w:val="right" w:leader="dot" w:pos="9350"/>
            </w:tabs>
            <w:rPr>
              <w:del w:id="133" w:author="Muhammad Ismail Mangrio" w:date="2023-11-13T10:26:00Z"/>
              <w:rFonts w:asciiTheme="minorHAnsi" w:eastAsiaTheme="minorEastAsia" w:hAnsiTheme="minorHAnsi" w:cstheme="minorBidi"/>
              <w:noProof/>
              <w:color w:val="auto"/>
              <w:sz w:val="22"/>
              <w:lang w:val="en-GB" w:eastAsia="en-GB"/>
            </w:rPr>
          </w:pPr>
          <w:del w:id="134" w:author="Muhammad Ismail Mangrio" w:date="2023-11-13T10:26:00Z">
            <w:r w:rsidRPr="002F6870" w:rsidDel="002F6870">
              <w:rPr>
                <w:rFonts w:eastAsiaTheme="majorEastAsia"/>
                <w:rPrChange w:id="135" w:author="Muhammad Ismail Mangrio" w:date="2023-11-13T10:26:00Z">
                  <w:rPr>
                    <w:rStyle w:val="Hyperlink"/>
                    <w:rFonts w:eastAsiaTheme="majorEastAsia"/>
                    <w:noProof/>
                  </w:rPr>
                </w:rPrChange>
              </w:rPr>
              <w:delText>4.3. Sequence Diagram</w:delText>
            </w:r>
            <w:r w:rsidDel="002F6870">
              <w:rPr>
                <w:noProof/>
                <w:webHidden/>
              </w:rPr>
              <w:tab/>
              <w:delText>11</w:delText>
            </w:r>
          </w:del>
        </w:p>
        <w:p w14:paraId="1F71B60D" w14:textId="48BE6237" w:rsidR="009C0383" w:rsidDel="002F6870" w:rsidRDefault="009C0383">
          <w:pPr>
            <w:pStyle w:val="TOC2"/>
            <w:tabs>
              <w:tab w:val="right" w:leader="dot" w:pos="9350"/>
            </w:tabs>
            <w:rPr>
              <w:del w:id="136" w:author="Muhammad Ismail Mangrio" w:date="2023-11-13T10:26:00Z"/>
              <w:rFonts w:asciiTheme="minorHAnsi" w:eastAsiaTheme="minorEastAsia" w:hAnsiTheme="minorHAnsi" w:cstheme="minorBidi"/>
              <w:noProof/>
              <w:color w:val="auto"/>
              <w:sz w:val="22"/>
              <w:lang w:val="en-GB" w:eastAsia="en-GB"/>
            </w:rPr>
          </w:pPr>
          <w:del w:id="137" w:author="Muhammad Ismail Mangrio" w:date="2023-11-13T10:26:00Z">
            <w:r w:rsidRPr="002F6870" w:rsidDel="002F6870">
              <w:rPr>
                <w:rFonts w:eastAsiaTheme="majorEastAsia"/>
                <w:rPrChange w:id="138" w:author="Muhammad Ismail Mangrio" w:date="2023-11-13T10:26:00Z">
                  <w:rPr>
                    <w:rStyle w:val="Hyperlink"/>
                    <w:rFonts w:eastAsiaTheme="majorEastAsia"/>
                    <w:noProof/>
                  </w:rPr>
                </w:rPrChange>
              </w:rPr>
              <w:delText>4.4. Entity Relationship Diagram (ERD)</w:delText>
            </w:r>
            <w:r w:rsidDel="002F6870">
              <w:rPr>
                <w:noProof/>
                <w:webHidden/>
              </w:rPr>
              <w:tab/>
              <w:delText>14</w:delText>
            </w:r>
          </w:del>
        </w:p>
        <w:p w14:paraId="6861C313" w14:textId="2414D254" w:rsidR="009C0383" w:rsidDel="002F6870" w:rsidRDefault="009C0383">
          <w:pPr>
            <w:pStyle w:val="TOC1"/>
            <w:tabs>
              <w:tab w:val="left" w:pos="480"/>
              <w:tab w:val="right" w:leader="dot" w:pos="9350"/>
            </w:tabs>
            <w:rPr>
              <w:del w:id="139" w:author="Muhammad Ismail Mangrio" w:date="2023-11-13T10:26:00Z"/>
              <w:rFonts w:asciiTheme="minorHAnsi" w:eastAsiaTheme="minorEastAsia" w:hAnsiTheme="minorHAnsi" w:cstheme="minorBidi"/>
              <w:noProof/>
              <w:color w:val="auto"/>
              <w:sz w:val="22"/>
              <w:lang w:val="en-GB" w:eastAsia="en-GB"/>
            </w:rPr>
          </w:pPr>
          <w:del w:id="140" w:author="Muhammad Ismail Mangrio" w:date="2023-11-13T10:26:00Z">
            <w:r w:rsidRPr="002F6870" w:rsidDel="002F6870">
              <w:rPr>
                <w:rFonts w:eastAsiaTheme="majorEastAsia"/>
                <w:rPrChange w:id="141" w:author="Muhammad Ismail Mangrio" w:date="2023-11-13T10:26:00Z">
                  <w:rPr>
                    <w:rStyle w:val="Hyperlink"/>
                    <w:rFonts w:eastAsiaTheme="majorEastAsia"/>
                    <w:noProof/>
                  </w:rPr>
                </w:rPrChange>
              </w:rPr>
              <w:delText xml:space="preserve">5. </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142" w:author="Muhammad Ismail Mangrio" w:date="2023-11-13T10:26:00Z">
                  <w:rPr>
                    <w:rStyle w:val="Hyperlink"/>
                    <w:rFonts w:eastAsiaTheme="majorEastAsia"/>
                    <w:noProof/>
                  </w:rPr>
                </w:rPrChange>
              </w:rPr>
              <w:delText>INTERFACE DESIGN</w:delText>
            </w:r>
            <w:r w:rsidDel="002F6870">
              <w:rPr>
                <w:noProof/>
                <w:webHidden/>
              </w:rPr>
              <w:tab/>
              <w:delText>15</w:delText>
            </w:r>
          </w:del>
        </w:p>
        <w:p w14:paraId="09858C25" w14:textId="2747A248" w:rsidR="009C0383" w:rsidDel="002F6870" w:rsidRDefault="009C0383">
          <w:pPr>
            <w:pStyle w:val="TOC1"/>
            <w:tabs>
              <w:tab w:val="left" w:pos="480"/>
              <w:tab w:val="right" w:leader="dot" w:pos="9350"/>
            </w:tabs>
            <w:rPr>
              <w:del w:id="143" w:author="Muhammad Ismail Mangrio" w:date="2023-11-13T10:26:00Z"/>
              <w:rFonts w:asciiTheme="minorHAnsi" w:eastAsiaTheme="minorEastAsia" w:hAnsiTheme="minorHAnsi" w:cstheme="minorBidi"/>
              <w:noProof/>
              <w:color w:val="auto"/>
              <w:sz w:val="22"/>
              <w:lang w:val="en-GB" w:eastAsia="en-GB"/>
            </w:rPr>
          </w:pPr>
          <w:del w:id="144" w:author="Muhammad Ismail Mangrio" w:date="2023-11-13T10:26:00Z">
            <w:r w:rsidRPr="002F6870" w:rsidDel="002F6870">
              <w:rPr>
                <w:rFonts w:eastAsiaTheme="majorEastAsia"/>
                <w:rPrChange w:id="145" w:author="Muhammad Ismail Mangrio" w:date="2023-11-13T10:26:00Z">
                  <w:rPr>
                    <w:rStyle w:val="Hyperlink"/>
                    <w:rFonts w:eastAsiaTheme="majorEastAsia"/>
                    <w:noProof/>
                  </w:rPr>
                </w:rPrChange>
              </w:rPr>
              <w:delText xml:space="preserve">6. </w:delText>
            </w:r>
            <w:r w:rsidDel="002F6870">
              <w:rPr>
                <w:rFonts w:asciiTheme="minorHAnsi" w:eastAsiaTheme="minorEastAsia" w:hAnsiTheme="minorHAnsi" w:cstheme="minorBidi"/>
                <w:noProof/>
                <w:color w:val="auto"/>
                <w:sz w:val="22"/>
                <w:lang w:val="en-GB" w:eastAsia="en-GB"/>
              </w:rPr>
              <w:tab/>
            </w:r>
            <w:r w:rsidRPr="002F6870" w:rsidDel="002F6870">
              <w:rPr>
                <w:rFonts w:eastAsiaTheme="majorEastAsia"/>
                <w:rPrChange w:id="146" w:author="Muhammad Ismail Mangrio" w:date="2023-11-13T10:26:00Z">
                  <w:rPr>
                    <w:rStyle w:val="Hyperlink"/>
                    <w:rFonts w:eastAsiaTheme="majorEastAsia"/>
                    <w:noProof/>
                  </w:rPr>
                </w:rPrChange>
              </w:rPr>
              <w:delText>TEST CASES</w:delText>
            </w:r>
            <w:r w:rsidDel="002F6870">
              <w:rPr>
                <w:noProof/>
                <w:webHidden/>
              </w:rPr>
              <w:tab/>
              <w:delText>19</w:delText>
            </w:r>
          </w:del>
        </w:p>
        <w:p w14:paraId="635E0B8E" w14:textId="77777777" w:rsidR="00A9313A" w:rsidRDefault="00A9313A">
          <w:r>
            <w:rPr>
              <w:b/>
              <w:bCs/>
              <w:noProof/>
            </w:rPr>
            <w:fldChar w:fldCharType="end"/>
          </w:r>
        </w:p>
      </w:sdtContent>
    </w:sdt>
    <w:p w14:paraId="29EE358E" w14:textId="77777777" w:rsidR="00A8655D" w:rsidRDefault="00A8655D" w:rsidP="00801712">
      <w:pPr>
        <w:spacing w:after="226" w:line="259" w:lineRule="auto"/>
        <w:ind w:right="0"/>
        <w:jc w:val="left"/>
      </w:pPr>
    </w:p>
    <w:p w14:paraId="328962CD" w14:textId="77777777" w:rsidR="00D36455" w:rsidRDefault="00D36455" w:rsidP="00801712">
      <w:pPr>
        <w:spacing w:after="226" w:line="259" w:lineRule="auto"/>
        <w:ind w:right="0"/>
        <w:jc w:val="left"/>
      </w:pPr>
    </w:p>
    <w:p w14:paraId="5BA0209F" w14:textId="77777777" w:rsidR="00D36455" w:rsidRDefault="00D36455" w:rsidP="00801712">
      <w:pPr>
        <w:spacing w:after="226" w:line="259" w:lineRule="auto"/>
        <w:ind w:right="0"/>
        <w:jc w:val="left"/>
      </w:pPr>
    </w:p>
    <w:p w14:paraId="29105EE9" w14:textId="77777777" w:rsidR="00D36455" w:rsidRDefault="00D36455" w:rsidP="00801712">
      <w:pPr>
        <w:spacing w:after="226" w:line="259" w:lineRule="auto"/>
        <w:ind w:right="0"/>
        <w:jc w:val="left"/>
      </w:pPr>
    </w:p>
    <w:p w14:paraId="7415E0BD" w14:textId="77777777" w:rsidR="00D36455" w:rsidRDefault="00D36455" w:rsidP="00801712">
      <w:pPr>
        <w:spacing w:after="226" w:line="259" w:lineRule="auto"/>
        <w:ind w:right="0"/>
        <w:jc w:val="left"/>
      </w:pPr>
    </w:p>
    <w:p w14:paraId="065BB989" w14:textId="77777777" w:rsidR="00801712" w:rsidRDefault="00801712" w:rsidP="00584801">
      <w:pPr>
        <w:spacing w:after="226" w:line="259" w:lineRule="auto"/>
        <w:ind w:left="0" w:right="0" w:firstLine="0"/>
        <w:jc w:val="left"/>
      </w:pPr>
    </w:p>
    <w:p w14:paraId="07E96E73" w14:textId="77777777" w:rsidR="00801712" w:rsidRDefault="00584801" w:rsidP="003D5BC6">
      <w:pPr>
        <w:pStyle w:val="Heading1"/>
        <w:numPr>
          <w:ilvl w:val="0"/>
          <w:numId w:val="5"/>
        </w:numPr>
        <w:ind w:left="0" w:firstLine="0"/>
      </w:pPr>
      <w:bookmarkStart w:id="147" w:name="_Toc150763583"/>
      <w:r w:rsidRPr="00584801">
        <w:t>INTRODUCTION OF DESIGN DOCUMENT:</w:t>
      </w:r>
      <w:bookmarkEnd w:id="147"/>
    </w:p>
    <w:p w14:paraId="213EF5AA" w14:textId="77777777" w:rsidR="003B6834" w:rsidRPr="003B6834" w:rsidRDefault="003B6834" w:rsidP="003B6834"/>
    <w:p w14:paraId="076343F7" w14:textId="77777777" w:rsidR="00801712" w:rsidRPr="00D86422" w:rsidRDefault="00A62744" w:rsidP="00D86422">
      <w:pPr>
        <w:pStyle w:val="Heading2"/>
      </w:pPr>
      <w:bookmarkStart w:id="148" w:name="_Toc150763584"/>
      <w:r w:rsidRPr="00D86422">
        <w:t xml:space="preserve">1.1 </w:t>
      </w:r>
      <w:r w:rsidR="00801712" w:rsidRPr="00D86422">
        <w:t>Purpose:</w:t>
      </w:r>
      <w:bookmarkEnd w:id="148"/>
    </w:p>
    <w:p w14:paraId="06331FF8" w14:textId="77777777" w:rsidR="008515E3" w:rsidRPr="008515E3" w:rsidRDefault="008515E3" w:rsidP="003D5BC6">
      <w:pPr>
        <w:pStyle w:val="ListParagraph"/>
        <w:ind w:left="142" w:firstLine="0"/>
        <w:jc w:val="left"/>
      </w:pPr>
    </w:p>
    <w:p w14:paraId="725E1A46" w14:textId="77777777" w:rsidR="00801712" w:rsidRDefault="00801712" w:rsidP="00962EF6">
      <w:pPr>
        <w:ind w:left="0" w:firstLine="578"/>
        <w:rPr>
          <w:color w:val="auto"/>
          <w:szCs w:val="24"/>
        </w:rPr>
      </w:pPr>
      <w:r w:rsidRPr="008515E3">
        <w:rPr>
          <w:rFonts w:eastAsia="Arial"/>
          <w:szCs w:val="24"/>
        </w:rPr>
        <w:t>This document's purpose is to provide a high-level design framework around which to build our project which is a web platform and it will be used</w:t>
      </w:r>
      <w:r>
        <w:t xml:space="preserve"> to revolutionize the process of selecting the desired educational institution for children by creating a comprehensive and user-friendly interface that connects schools with prospective parents. </w:t>
      </w:r>
    </w:p>
    <w:p w14:paraId="1F22DD94" w14:textId="77777777" w:rsidR="00962EF6" w:rsidRPr="00962EF6" w:rsidRDefault="00962EF6" w:rsidP="00962EF6">
      <w:pPr>
        <w:ind w:left="0" w:firstLine="578"/>
        <w:rPr>
          <w:color w:val="auto"/>
          <w:szCs w:val="24"/>
        </w:rPr>
      </w:pPr>
    </w:p>
    <w:p w14:paraId="179B2AD8" w14:textId="77777777" w:rsidR="00992A79" w:rsidRDefault="001F4850" w:rsidP="00992A79">
      <w:pPr>
        <w:pStyle w:val="Heading2"/>
        <w:ind w:left="0" w:firstLine="0"/>
      </w:pPr>
      <w:bookmarkStart w:id="149" w:name="_Toc150763585"/>
      <w:r w:rsidRPr="001F4850">
        <w:t xml:space="preserve">1.2 </w:t>
      </w:r>
      <w:r w:rsidR="00801712" w:rsidRPr="001F4850">
        <w:t>Project Scope</w:t>
      </w:r>
      <w:r w:rsidR="00801712">
        <w:t>:</w:t>
      </w:r>
      <w:bookmarkEnd w:id="149"/>
    </w:p>
    <w:p w14:paraId="36C75D29" w14:textId="77777777" w:rsidR="00992A79" w:rsidRPr="00992A79" w:rsidRDefault="00992A79" w:rsidP="00992A79"/>
    <w:p w14:paraId="194DCCAE" w14:textId="77777777" w:rsidR="00801712" w:rsidRPr="005C52D6" w:rsidRDefault="00801712" w:rsidP="006A2690">
      <w:pPr>
        <w:pStyle w:val="ListParagraph"/>
        <w:spacing w:after="226" w:line="259" w:lineRule="auto"/>
        <w:ind w:left="0" w:right="0" w:firstLine="709"/>
        <w:rPr>
          <w:b/>
          <w:sz w:val="28"/>
          <w:szCs w:val="28"/>
        </w:rPr>
      </w:pPr>
      <w:r w:rsidRPr="005C52D6">
        <w:rPr>
          <w:szCs w:val="24"/>
        </w:rPr>
        <w:lastRenderedPageBreak/>
        <w:t>The project aims to develop a comprehensive web platform connecting schools with parents to simplify the school selection process. It includes school and user profiles, search and filtering capabilities, AI-based recommendations, reviews, and ratings. The project emphasizes security, scalability, and potential third-party integrations within defined boundaries, such as not endorsing specific schools and focusing on a specific geographic region initially. The project timeline will follow a phased development approach.</w:t>
      </w:r>
    </w:p>
    <w:p w14:paraId="58B2006F" w14:textId="77777777" w:rsidR="00801712" w:rsidRDefault="00801712" w:rsidP="00801712">
      <w:pPr>
        <w:pStyle w:val="ListParagraph"/>
        <w:spacing w:after="226" w:line="259" w:lineRule="auto"/>
        <w:ind w:left="1140" w:right="0" w:firstLine="0"/>
        <w:jc w:val="left"/>
        <w:rPr>
          <w:b/>
          <w:sz w:val="28"/>
          <w:szCs w:val="28"/>
        </w:rPr>
      </w:pPr>
    </w:p>
    <w:p w14:paraId="3FC77844" w14:textId="77777777" w:rsidR="00801712" w:rsidRDefault="006A2690" w:rsidP="006A2690">
      <w:pPr>
        <w:pStyle w:val="Heading2"/>
        <w:ind w:left="0"/>
      </w:pPr>
      <w:bookmarkStart w:id="150" w:name="_Toc150763586"/>
      <w:r>
        <w:t xml:space="preserve">1.3 </w:t>
      </w:r>
      <w:r w:rsidR="00801712" w:rsidRPr="005C52D6">
        <w:t>Definitions, Acronyms and Abbreviations</w:t>
      </w:r>
      <w:r w:rsidR="00801712">
        <w:t>:</w:t>
      </w:r>
      <w:bookmarkEnd w:id="150"/>
    </w:p>
    <w:p w14:paraId="625DAFA7" w14:textId="77777777" w:rsidR="00A03F56" w:rsidRDefault="00A03F56" w:rsidP="00A03F56"/>
    <w:p w14:paraId="3F288989" w14:textId="77777777" w:rsidR="00A03F56" w:rsidRDefault="00A03F56" w:rsidP="00A03F56">
      <w:r>
        <w:t xml:space="preserve">NOTE: HERE WILL BE ALL DEFINITIONS, ACRONYMS AND ABBREVATIONS WHICH ARE INCLUDED IN THIS PAPER </w:t>
      </w:r>
    </w:p>
    <w:p w14:paraId="11312DE1" w14:textId="77777777" w:rsidR="00A03F56" w:rsidRDefault="00A03F56" w:rsidP="00A03F56"/>
    <w:p w14:paraId="26B9D3CD" w14:textId="77777777" w:rsidR="00C536F5" w:rsidRDefault="00A03F56" w:rsidP="00E76DF5">
      <w:r>
        <w:t>E.g.</w:t>
      </w:r>
    </w:p>
    <w:p w14:paraId="41FF28C1" w14:textId="77777777" w:rsidR="00423BC4" w:rsidRPr="006A2690" w:rsidRDefault="00423BC4" w:rsidP="00E76DF5"/>
    <w:p w14:paraId="74CB4050" w14:textId="77777777" w:rsidR="00801712" w:rsidRPr="006A2690" w:rsidRDefault="00801712" w:rsidP="00C536F5">
      <w:pPr>
        <w:pStyle w:val="ListParagraph"/>
        <w:spacing w:line="360" w:lineRule="auto"/>
        <w:ind w:left="0" w:firstLine="0"/>
        <w:rPr>
          <w:rFonts w:eastAsia="Arial"/>
          <w:color w:val="auto"/>
          <w:szCs w:val="24"/>
        </w:rPr>
      </w:pPr>
      <w:r w:rsidRPr="006A2690">
        <w:rPr>
          <w:rFonts w:eastAsia="Arial"/>
          <w:b/>
          <w:bCs/>
          <w:szCs w:val="24"/>
        </w:rPr>
        <w:t>SDS</w:t>
      </w:r>
      <w:r w:rsidRPr="006A2690">
        <w:rPr>
          <w:rFonts w:eastAsia="Arial"/>
          <w:szCs w:val="24"/>
        </w:rPr>
        <w:t xml:space="preserve"> – Software design specification</w:t>
      </w:r>
    </w:p>
    <w:p w14:paraId="346F32DA" w14:textId="77777777" w:rsidR="00801712" w:rsidRPr="006A2690" w:rsidRDefault="00801712" w:rsidP="00C536F5">
      <w:pPr>
        <w:pStyle w:val="ListParagraph"/>
        <w:spacing w:line="360" w:lineRule="auto"/>
        <w:ind w:left="0" w:firstLine="0"/>
        <w:rPr>
          <w:rFonts w:eastAsia="Arial"/>
          <w:szCs w:val="24"/>
        </w:rPr>
      </w:pPr>
      <w:r w:rsidRPr="006A2690">
        <w:rPr>
          <w:rFonts w:eastAsia="Arial"/>
          <w:b/>
          <w:bCs/>
          <w:szCs w:val="24"/>
        </w:rPr>
        <w:t>SDLC</w:t>
      </w:r>
      <w:r w:rsidRPr="006A2690">
        <w:rPr>
          <w:rFonts w:eastAsia="Arial"/>
          <w:szCs w:val="24"/>
        </w:rPr>
        <w:t xml:space="preserve"> – Software design life cycle</w:t>
      </w:r>
    </w:p>
    <w:p w14:paraId="28FE9D5A" w14:textId="6F4BF555" w:rsidR="00060FA3" w:rsidRDefault="00801712" w:rsidP="007D2AFA">
      <w:pPr>
        <w:pStyle w:val="ListParagraph"/>
        <w:spacing w:line="360" w:lineRule="auto"/>
        <w:ind w:left="0" w:firstLine="0"/>
        <w:rPr>
          <w:rFonts w:eastAsia="Arial"/>
          <w:szCs w:val="24"/>
        </w:rPr>
      </w:pPr>
      <w:r w:rsidRPr="006A2690">
        <w:rPr>
          <w:rFonts w:eastAsia="Arial"/>
          <w:b/>
          <w:bCs/>
          <w:szCs w:val="24"/>
        </w:rPr>
        <w:t xml:space="preserve">OS </w:t>
      </w:r>
      <w:r w:rsidR="007D2AFA">
        <w:rPr>
          <w:rFonts w:eastAsia="Arial"/>
          <w:szCs w:val="24"/>
        </w:rPr>
        <w:t xml:space="preserve">– Operating </w:t>
      </w:r>
      <w:ins w:id="151" w:author="Muhammad Ismail Mangrio" w:date="2023-11-13T10:30:00Z">
        <w:r w:rsidR="00553675">
          <w:rPr>
            <w:rFonts w:eastAsia="Arial"/>
            <w:szCs w:val="24"/>
          </w:rPr>
          <w:t>s</w:t>
        </w:r>
      </w:ins>
      <w:del w:id="152" w:author="Muhammad Ismail Mangrio" w:date="2023-11-13T10:30:00Z">
        <w:r w:rsidR="007D2AFA" w:rsidDel="00553675">
          <w:rPr>
            <w:rFonts w:eastAsia="Arial"/>
            <w:szCs w:val="24"/>
          </w:rPr>
          <w:delText>S</w:delText>
        </w:r>
      </w:del>
      <w:r w:rsidR="007D2AFA">
        <w:rPr>
          <w:rFonts w:eastAsia="Arial"/>
          <w:szCs w:val="24"/>
        </w:rPr>
        <w:t>ystem</w:t>
      </w:r>
    </w:p>
    <w:p w14:paraId="4AE75C76" w14:textId="77777777" w:rsidR="001A592F" w:rsidRPr="007D2AFA" w:rsidRDefault="001A592F" w:rsidP="007D2AFA">
      <w:pPr>
        <w:pStyle w:val="ListParagraph"/>
        <w:spacing w:line="360" w:lineRule="auto"/>
        <w:ind w:left="0" w:firstLine="0"/>
        <w:rPr>
          <w:rFonts w:eastAsia="Arial"/>
          <w:szCs w:val="24"/>
        </w:rPr>
      </w:pPr>
    </w:p>
    <w:p w14:paraId="28D301BF" w14:textId="77777777" w:rsidR="00801712" w:rsidRPr="00514112" w:rsidRDefault="00536A88" w:rsidP="007D2AFA">
      <w:pPr>
        <w:pStyle w:val="Heading1"/>
        <w:numPr>
          <w:ilvl w:val="0"/>
          <w:numId w:val="5"/>
        </w:numPr>
        <w:ind w:left="0" w:firstLine="0"/>
      </w:pPr>
      <w:bookmarkStart w:id="153" w:name="_Toc150763587"/>
      <w:r w:rsidRPr="00514112">
        <w:t>DESIGN CONSIDERATION:</w:t>
      </w:r>
      <w:bookmarkEnd w:id="153"/>
    </w:p>
    <w:p w14:paraId="41F6BEEC" w14:textId="77777777" w:rsidR="00CE4CBC" w:rsidRPr="00CE4CBC" w:rsidRDefault="00CE4CBC" w:rsidP="00CE4CBC"/>
    <w:p w14:paraId="320748F7" w14:textId="77777777" w:rsidR="00CE4CBC" w:rsidRPr="00333AF2" w:rsidRDefault="00801712" w:rsidP="00333AF2">
      <w:pPr>
        <w:pStyle w:val="ListParagraph"/>
        <w:numPr>
          <w:ilvl w:val="0"/>
          <w:numId w:val="6"/>
        </w:numPr>
        <w:spacing w:after="226" w:line="259" w:lineRule="auto"/>
        <w:ind w:right="0"/>
        <w:jc w:val="left"/>
        <w:rPr>
          <w:b/>
          <w:szCs w:val="24"/>
        </w:rPr>
      </w:pPr>
      <w:r w:rsidRPr="00CE4CBC">
        <w:rPr>
          <w:b/>
          <w:szCs w:val="24"/>
        </w:rPr>
        <w:t>User Experience (UX):</w:t>
      </w:r>
    </w:p>
    <w:p w14:paraId="5C86EE6A" w14:textId="77777777" w:rsidR="00801712" w:rsidRDefault="00801712" w:rsidP="00CE4CBC">
      <w:pPr>
        <w:pStyle w:val="ListParagraph"/>
        <w:spacing w:after="226" w:line="259" w:lineRule="auto"/>
        <w:ind w:right="0" w:firstLine="720"/>
        <w:jc w:val="left"/>
        <w:rPr>
          <w:szCs w:val="24"/>
        </w:rPr>
      </w:pPr>
      <w:r w:rsidRPr="00CE4CBC">
        <w:rPr>
          <w:szCs w:val="24"/>
        </w:rPr>
        <w:t>The design must prioritize a user-friendly interface for parents, guardians, and schools. Intuitive navigation, clear information presentation, and responsive design are essential for a positive user experience.</w:t>
      </w:r>
    </w:p>
    <w:p w14:paraId="3F754BAC" w14:textId="77777777" w:rsidR="00CE4CBC" w:rsidRPr="00CE4CBC" w:rsidRDefault="00CE4CBC" w:rsidP="00CE4CBC">
      <w:pPr>
        <w:pStyle w:val="ListParagraph"/>
        <w:spacing w:after="226" w:line="259" w:lineRule="auto"/>
        <w:ind w:right="0" w:firstLine="720"/>
        <w:jc w:val="left"/>
        <w:rPr>
          <w:b/>
          <w:szCs w:val="24"/>
        </w:rPr>
      </w:pPr>
    </w:p>
    <w:p w14:paraId="11E4E64B" w14:textId="77777777" w:rsidR="00CE4CBC" w:rsidRDefault="00801712" w:rsidP="00C30E45">
      <w:pPr>
        <w:pStyle w:val="ListParagraph"/>
        <w:numPr>
          <w:ilvl w:val="0"/>
          <w:numId w:val="6"/>
        </w:numPr>
        <w:spacing w:after="226" w:line="259" w:lineRule="auto"/>
        <w:ind w:right="0"/>
        <w:jc w:val="left"/>
        <w:rPr>
          <w:szCs w:val="24"/>
        </w:rPr>
      </w:pPr>
      <w:r w:rsidRPr="00CE4CBC">
        <w:rPr>
          <w:b/>
          <w:szCs w:val="24"/>
        </w:rPr>
        <w:t>Scalability:</w:t>
      </w:r>
      <w:r w:rsidRPr="00CE4CBC">
        <w:rPr>
          <w:szCs w:val="24"/>
        </w:rPr>
        <w:t xml:space="preserve"> </w:t>
      </w:r>
    </w:p>
    <w:p w14:paraId="156398CD" w14:textId="77777777" w:rsidR="00AF335A" w:rsidRPr="00C30E45" w:rsidRDefault="00AF335A" w:rsidP="00AF335A">
      <w:pPr>
        <w:pStyle w:val="ListParagraph"/>
        <w:spacing w:after="226" w:line="259" w:lineRule="auto"/>
        <w:ind w:left="710" w:right="0" w:firstLine="0"/>
        <w:jc w:val="left"/>
        <w:rPr>
          <w:szCs w:val="24"/>
        </w:rPr>
      </w:pPr>
    </w:p>
    <w:p w14:paraId="28E9A3E0" w14:textId="77777777" w:rsidR="00801712" w:rsidRDefault="00801712" w:rsidP="00AF335A">
      <w:pPr>
        <w:pStyle w:val="ListParagraph"/>
        <w:spacing w:after="226" w:line="259" w:lineRule="auto"/>
        <w:ind w:right="0" w:firstLine="0"/>
        <w:jc w:val="left"/>
        <w:rPr>
          <w:szCs w:val="24"/>
        </w:rPr>
      </w:pPr>
      <w:r w:rsidRPr="00CE4CBC">
        <w:rPr>
          <w:szCs w:val="24"/>
        </w:rPr>
        <w:t>The architecture should be designed to handle potential growth in the number of schools, users, and content. Scalability measures, such as load balancing and efficient database management, should be implemented.</w:t>
      </w:r>
    </w:p>
    <w:p w14:paraId="26409315" w14:textId="77777777" w:rsidR="00CE4CBC" w:rsidRPr="00CE4CBC" w:rsidRDefault="00CE4CBC" w:rsidP="00CE4CBC">
      <w:pPr>
        <w:pStyle w:val="ListParagraph"/>
        <w:spacing w:after="226" w:line="259" w:lineRule="auto"/>
        <w:ind w:right="0" w:firstLine="720"/>
        <w:jc w:val="left"/>
        <w:rPr>
          <w:szCs w:val="24"/>
        </w:rPr>
      </w:pPr>
    </w:p>
    <w:p w14:paraId="165743C7" w14:textId="77777777" w:rsidR="00CE4CBC" w:rsidRDefault="00801712" w:rsidP="00C30E45">
      <w:pPr>
        <w:pStyle w:val="ListParagraph"/>
        <w:numPr>
          <w:ilvl w:val="0"/>
          <w:numId w:val="6"/>
        </w:numPr>
        <w:spacing w:after="226" w:line="259" w:lineRule="auto"/>
        <w:ind w:right="0"/>
        <w:jc w:val="left"/>
        <w:rPr>
          <w:szCs w:val="24"/>
        </w:rPr>
      </w:pPr>
      <w:r w:rsidRPr="00CE4CBC">
        <w:rPr>
          <w:b/>
          <w:szCs w:val="24"/>
        </w:rPr>
        <w:t>Security:</w:t>
      </w:r>
      <w:r w:rsidRPr="00CE4CBC">
        <w:rPr>
          <w:szCs w:val="24"/>
        </w:rPr>
        <w:t xml:space="preserve"> </w:t>
      </w:r>
    </w:p>
    <w:p w14:paraId="2CCFF725" w14:textId="77777777" w:rsidR="00AF335A" w:rsidRPr="00C30E45" w:rsidRDefault="00AF335A" w:rsidP="00AF335A">
      <w:pPr>
        <w:pStyle w:val="ListParagraph"/>
        <w:spacing w:after="226" w:line="259" w:lineRule="auto"/>
        <w:ind w:left="710" w:right="0" w:firstLine="0"/>
        <w:jc w:val="left"/>
        <w:rPr>
          <w:szCs w:val="24"/>
        </w:rPr>
      </w:pPr>
    </w:p>
    <w:p w14:paraId="414915B7" w14:textId="77777777" w:rsidR="00801712" w:rsidRDefault="00801712" w:rsidP="00AF335A">
      <w:pPr>
        <w:pStyle w:val="ListParagraph"/>
        <w:spacing w:after="226" w:line="259" w:lineRule="auto"/>
        <w:ind w:right="0" w:firstLine="0"/>
        <w:jc w:val="left"/>
        <w:rPr>
          <w:szCs w:val="24"/>
        </w:rPr>
      </w:pPr>
      <w:r w:rsidRPr="00CE4CBC">
        <w:rPr>
          <w:szCs w:val="24"/>
        </w:rPr>
        <w:t>Robust security measures are critical to protect user data and ensure platform integrity. This includes data encryption, secure user authentication, and continuous monitoring for vulnerabilities.</w:t>
      </w:r>
    </w:p>
    <w:p w14:paraId="2BD2EE11" w14:textId="77777777" w:rsidR="005410C0" w:rsidRPr="00530994" w:rsidRDefault="005410C0" w:rsidP="005410C0">
      <w:pPr>
        <w:pStyle w:val="ListParagraph"/>
        <w:spacing w:after="226" w:line="259" w:lineRule="auto"/>
        <w:ind w:right="0" w:firstLine="720"/>
        <w:jc w:val="left"/>
        <w:rPr>
          <w:szCs w:val="24"/>
        </w:rPr>
      </w:pPr>
    </w:p>
    <w:p w14:paraId="5603BAD2" w14:textId="77777777" w:rsidR="007A3ED3" w:rsidRDefault="00801712" w:rsidP="00333AF2">
      <w:pPr>
        <w:pStyle w:val="ListParagraph"/>
        <w:numPr>
          <w:ilvl w:val="0"/>
          <w:numId w:val="6"/>
        </w:numPr>
        <w:spacing w:after="226" w:line="259" w:lineRule="auto"/>
        <w:ind w:right="0"/>
        <w:jc w:val="left"/>
        <w:rPr>
          <w:szCs w:val="24"/>
        </w:rPr>
      </w:pPr>
      <w:r w:rsidRPr="007A3ED3">
        <w:rPr>
          <w:b/>
          <w:szCs w:val="24"/>
        </w:rPr>
        <w:t>Content Moderation:</w:t>
      </w:r>
      <w:r w:rsidRPr="007A3ED3">
        <w:rPr>
          <w:szCs w:val="24"/>
        </w:rPr>
        <w:t xml:space="preserve"> </w:t>
      </w:r>
    </w:p>
    <w:p w14:paraId="6822F06A" w14:textId="77777777" w:rsidR="00AF335A" w:rsidRPr="00333AF2" w:rsidRDefault="00AF335A" w:rsidP="00AF335A">
      <w:pPr>
        <w:pStyle w:val="ListParagraph"/>
        <w:spacing w:after="226" w:line="259" w:lineRule="auto"/>
        <w:ind w:left="710" w:right="0" w:firstLine="0"/>
        <w:jc w:val="left"/>
        <w:rPr>
          <w:szCs w:val="24"/>
        </w:rPr>
      </w:pPr>
    </w:p>
    <w:p w14:paraId="1F6E0274" w14:textId="77777777" w:rsidR="00801712" w:rsidRDefault="00801712" w:rsidP="00AF335A">
      <w:pPr>
        <w:pStyle w:val="ListParagraph"/>
        <w:spacing w:after="226" w:line="259" w:lineRule="auto"/>
        <w:ind w:right="0" w:firstLine="0"/>
        <w:jc w:val="left"/>
        <w:rPr>
          <w:szCs w:val="24"/>
        </w:rPr>
      </w:pPr>
      <w:r w:rsidRPr="007A3ED3">
        <w:rPr>
          <w:szCs w:val="24"/>
        </w:rPr>
        <w:t>Implement an effective content moderation system to ensure the quality and appropriateness of user-generated reviews and ratings.</w:t>
      </w:r>
    </w:p>
    <w:p w14:paraId="5A60DDDA" w14:textId="77777777" w:rsidR="007A3ED3" w:rsidRPr="007A3ED3" w:rsidRDefault="007A3ED3" w:rsidP="007A3ED3">
      <w:pPr>
        <w:pStyle w:val="ListParagraph"/>
        <w:spacing w:after="226" w:line="259" w:lineRule="auto"/>
        <w:ind w:right="0" w:firstLine="720"/>
        <w:jc w:val="left"/>
        <w:rPr>
          <w:szCs w:val="24"/>
        </w:rPr>
      </w:pPr>
    </w:p>
    <w:p w14:paraId="512BD97F" w14:textId="77777777" w:rsidR="007A3ED3" w:rsidRPr="00333AF2" w:rsidRDefault="00801712" w:rsidP="00333AF2">
      <w:pPr>
        <w:pStyle w:val="ListParagraph"/>
        <w:numPr>
          <w:ilvl w:val="0"/>
          <w:numId w:val="6"/>
        </w:numPr>
        <w:spacing w:after="226" w:line="259" w:lineRule="auto"/>
        <w:ind w:right="0"/>
        <w:jc w:val="left"/>
        <w:rPr>
          <w:szCs w:val="24"/>
        </w:rPr>
      </w:pPr>
      <w:r w:rsidRPr="007A3ED3">
        <w:rPr>
          <w:b/>
          <w:szCs w:val="24"/>
        </w:rPr>
        <w:t>Artificial Intelligence:</w:t>
      </w:r>
      <w:r w:rsidRPr="007A3ED3">
        <w:rPr>
          <w:szCs w:val="24"/>
        </w:rPr>
        <w:t xml:space="preserve"> </w:t>
      </w:r>
    </w:p>
    <w:p w14:paraId="1A43CD28" w14:textId="77777777" w:rsidR="00AF335A" w:rsidRDefault="00AF335A" w:rsidP="00AF335A">
      <w:pPr>
        <w:pStyle w:val="ListParagraph"/>
        <w:spacing w:after="226" w:line="259" w:lineRule="auto"/>
        <w:ind w:right="0" w:firstLine="0"/>
        <w:jc w:val="left"/>
        <w:rPr>
          <w:szCs w:val="24"/>
        </w:rPr>
      </w:pPr>
    </w:p>
    <w:p w14:paraId="36224036" w14:textId="77777777" w:rsidR="00801712" w:rsidRDefault="00801712" w:rsidP="00AF335A">
      <w:pPr>
        <w:pStyle w:val="ListParagraph"/>
        <w:spacing w:after="226" w:line="259" w:lineRule="auto"/>
        <w:ind w:right="0" w:firstLine="0"/>
        <w:jc w:val="left"/>
        <w:rPr>
          <w:szCs w:val="24"/>
        </w:rPr>
      </w:pPr>
      <w:r w:rsidRPr="007A3ED3">
        <w:rPr>
          <w:szCs w:val="24"/>
        </w:rPr>
        <w:t>Integration: The AI-based recommendation engine should be designed to provide personalized suggestions for schools based on user preferences and historical data.</w:t>
      </w:r>
    </w:p>
    <w:p w14:paraId="5B0638CC" w14:textId="77777777" w:rsidR="000F7832" w:rsidRPr="007A3ED3" w:rsidRDefault="000F7832" w:rsidP="007A3ED3">
      <w:pPr>
        <w:pStyle w:val="ListParagraph"/>
        <w:spacing w:after="226" w:line="259" w:lineRule="auto"/>
        <w:ind w:left="0" w:right="0" w:firstLine="0"/>
        <w:jc w:val="left"/>
        <w:rPr>
          <w:szCs w:val="24"/>
        </w:rPr>
      </w:pPr>
    </w:p>
    <w:p w14:paraId="18BDDA81" w14:textId="77777777" w:rsidR="00801712" w:rsidRDefault="00C54458" w:rsidP="00897DD4">
      <w:pPr>
        <w:pStyle w:val="Heading2"/>
        <w:ind w:left="0" w:firstLine="0"/>
        <w:rPr>
          <w:szCs w:val="28"/>
        </w:rPr>
      </w:pPr>
      <w:bookmarkStart w:id="154" w:name="_Toc150763588"/>
      <w:r>
        <w:t>2.1</w:t>
      </w:r>
      <w:r w:rsidR="00897DD4">
        <w:t xml:space="preserve"> </w:t>
      </w:r>
      <w:r w:rsidR="00801712" w:rsidRPr="00E86548">
        <w:t>Assumptions</w:t>
      </w:r>
      <w:r w:rsidR="00801712" w:rsidRPr="00530994">
        <w:rPr>
          <w:szCs w:val="28"/>
        </w:rPr>
        <w:t>:</w:t>
      </w:r>
      <w:bookmarkEnd w:id="154"/>
    </w:p>
    <w:p w14:paraId="46744C06" w14:textId="77777777" w:rsidR="009B1CAE" w:rsidRDefault="009B1CAE" w:rsidP="009B1CAE"/>
    <w:p w14:paraId="76954EC1" w14:textId="77777777" w:rsidR="009B1CAE" w:rsidRPr="009B1CAE" w:rsidRDefault="009B1CAE" w:rsidP="009B1CAE">
      <w:pPr>
        <w:ind w:left="730"/>
      </w:pPr>
      <w:r>
        <w:t>We have following assumptions for our system such as:</w:t>
      </w:r>
    </w:p>
    <w:p w14:paraId="58FB3461" w14:textId="77777777" w:rsidR="00D86422" w:rsidRPr="00D86422" w:rsidRDefault="00D86422" w:rsidP="00D86422">
      <w:pPr>
        <w:pStyle w:val="ListParagraph"/>
        <w:ind w:left="780" w:firstLine="0"/>
      </w:pPr>
    </w:p>
    <w:p w14:paraId="3815473A" w14:textId="77777777" w:rsidR="00801712" w:rsidRDefault="00801712" w:rsidP="000C6B6B">
      <w:pPr>
        <w:pStyle w:val="ListParagraph"/>
        <w:numPr>
          <w:ilvl w:val="0"/>
          <w:numId w:val="8"/>
        </w:numPr>
        <w:spacing w:after="226" w:line="360" w:lineRule="auto"/>
        <w:ind w:right="0"/>
        <w:jc w:val="left"/>
        <w:rPr>
          <w:szCs w:val="24"/>
        </w:rPr>
      </w:pPr>
      <w:r w:rsidRPr="00530994">
        <w:rPr>
          <w:szCs w:val="24"/>
        </w:rPr>
        <w:t>Users will have access to a stable internet connection to use the platform effectively.</w:t>
      </w:r>
    </w:p>
    <w:p w14:paraId="235A5BAE" w14:textId="77777777" w:rsidR="00801712" w:rsidRDefault="00801712" w:rsidP="000C6B6B">
      <w:pPr>
        <w:pStyle w:val="ListParagraph"/>
        <w:numPr>
          <w:ilvl w:val="0"/>
          <w:numId w:val="8"/>
        </w:numPr>
        <w:spacing w:after="226" w:line="360" w:lineRule="auto"/>
        <w:ind w:right="0"/>
        <w:jc w:val="left"/>
        <w:rPr>
          <w:szCs w:val="24"/>
        </w:rPr>
      </w:pPr>
      <w:r w:rsidRPr="00530994">
        <w:rPr>
          <w:szCs w:val="24"/>
        </w:rPr>
        <w:t>Schools will actively create and update their profiles with accurate and up-to-date information.</w:t>
      </w:r>
    </w:p>
    <w:p w14:paraId="5C7BF35B" w14:textId="77777777" w:rsidR="00801712" w:rsidRDefault="00801712" w:rsidP="000C6B6B">
      <w:pPr>
        <w:pStyle w:val="ListParagraph"/>
        <w:numPr>
          <w:ilvl w:val="0"/>
          <w:numId w:val="8"/>
        </w:numPr>
        <w:spacing w:after="226" w:line="360" w:lineRule="auto"/>
        <w:ind w:right="0"/>
        <w:jc w:val="left"/>
        <w:rPr>
          <w:szCs w:val="24"/>
        </w:rPr>
      </w:pPr>
      <w:r w:rsidRPr="00530994">
        <w:rPr>
          <w:szCs w:val="24"/>
        </w:rPr>
        <w:t>Users will provide accurate and honest reviews and ratings.</w:t>
      </w:r>
    </w:p>
    <w:p w14:paraId="1A33DF66" w14:textId="77777777" w:rsidR="00801712" w:rsidRDefault="00801712" w:rsidP="000C6B6B">
      <w:pPr>
        <w:pStyle w:val="ListParagraph"/>
        <w:numPr>
          <w:ilvl w:val="0"/>
          <w:numId w:val="8"/>
        </w:numPr>
        <w:spacing w:after="226" w:line="360" w:lineRule="auto"/>
        <w:ind w:right="0"/>
        <w:jc w:val="left"/>
        <w:rPr>
          <w:szCs w:val="24"/>
        </w:rPr>
      </w:pPr>
      <w:r w:rsidRPr="00530994">
        <w:rPr>
          <w:szCs w:val="24"/>
        </w:rPr>
        <w:t>The recommendation engine will improve over time as more data is collected and analyzed.</w:t>
      </w:r>
    </w:p>
    <w:p w14:paraId="530E10C3" w14:textId="77777777" w:rsidR="00801712" w:rsidRDefault="00801712" w:rsidP="000C6B6B">
      <w:pPr>
        <w:pStyle w:val="ListParagraph"/>
        <w:numPr>
          <w:ilvl w:val="0"/>
          <w:numId w:val="8"/>
        </w:numPr>
        <w:spacing w:after="226" w:line="360" w:lineRule="auto"/>
        <w:ind w:right="0"/>
        <w:jc w:val="left"/>
        <w:rPr>
          <w:szCs w:val="24"/>
        </w:rPr>
      </w:pPr>
      <w:r w:rsidRPr="00530994">
        <w:rPr>
          <w:szCs w:val="24"/>
        </w:rPr>
        <w:t>Users will adhere to community guidelines and platform rules.</w:t>
      </w:r>
    </w:p>
    <w:p w14:paraId="5DA5F855" w14:textId="77777777" w:rsidR="00716841" w:rsidRDefault="00716841" w:rsidP="00716841">
      <w:pPr>
        <w:spacing w:after="226" w:line="259" w:lineRule="auto"/>
        <w:ind w:right="0"/>
        <w:jc w:val="left"/>
        <w:rPr>
          <w:szCs w:val="24"/>
        </w:rPr>
      </w:pPr>
    </w:p>
    <w:p w14:paraId="4334B982" w14:textId="77777777" w:rsidR="00716841" w:rsidRDefault="00716841" w:rsidP="00716841">
      <w:pPr>
        <w:spacing w:after="226" w:line="259" w:lineRule="auto"/>
        <w:ind w:right="0"/>
        <w:jc w:val="left"/>
        <w:rPr>
          <w:szCs w:val="24"/>
        </w:rPr>
      </w:pPr>
    </w:p>
    <w:p w14:paraId="58BD87E4" w14:textId="77777777" w:rsidR="00716841" w:rsidRPr="00716841" w:rsidRDefault="00716841" w:rsidP="00716841">
      <w:pPr>
        <w:spacing w:after="226" w:line="259" w:lineRule="auto"/>
        <w:ind w:right="0"/>
        <w:jc w:val="left"/>
        <w:rPr>
          <w:szCs w:val="24"/>
        </w:rPr>
      </w:pPr>
    </w:p>
    <w:p w14:paraId="7A132398" w14:textId="77777777" w:rsidR="00801712" w:rsidRPr="00BC7BC7" w:rsidRDefault="00C54458" w:rsidP="00BC7BC7">
      <w:pPr>
        <w:pStyle w:val="Heading2"/>
      </w:pPr>
      <w:bookmarkStart w:id="155" w:name="_Toc150763589"/>
      <w:r>
        <w:t>2.2</w:t>
      </w:r>
      <w:r w:rsidR="00561AD0" w:rsidRPr="00BC7BC7">
        <w:t xml:space="preserve"> </w:t>
      </w:r>
      <w:r w:rsidR="00801712" w:rsidRPr="00BC7BC7">
        <w:t>Constraints:</w:t>
      </w:r>
      <w:bookmarkEnd w:id="155"/>
    </w:p>
    <w:p w14:paraId="4B498264" w14:textId="77777777" w:rsidR="00FB6876" w:rsidRPr="00FB6876" w:rsidRDefault="00FB6876" w:rsidP="00FB6876"/>
    <w:p w14:paraId="5E1C200D" w14:textId="77777777" w:rsidR="00FB6876" w:rsidRDefault="005448AE" w:rsidP="0020787E">
      <w:pPr>
        <w:pStyle w:val="Heading3"/>
      </w:pPr>
      <w:bookmarkStart w:id="156" w:name="Software_Constraints"/>
      <w:bookmarkStart w:id="157" w:name="_Toc150763590"/>
      <w:r>
        <w:t>2</w:t>
      </w:r>
      <w:r w:rsidR="00C54458">
        <w:t>.2.</w:t>
      </w:r>
      <w:r w:rsidR="00137954">
        <w:t xml:space="preserve">1 </w:t>
      </w:r>
      <w:r w:rsidR="00FB6876" w:rsidRPr="008373B6">
        <w:t>Software Constraints</w:t>
      </w:r>
      <w:bookmarkEnd w:id="156"/>
      <w:bookmarkEnd w:id="157"/>
    </w:p>
    <w:p w14:paraId="780677DF" w14:textId="77777777" w:rsidR="00934526" w:rsidRPr="00934526" w:rsidRDefault="00934526" w:rsidP="00934526"/>
    <w:p w14:paraId="2B31AE75" w14:textId="77777777" w:rsidR="00FB6876" w:rsidRPr="00BC51DE" w:rsidRDefault="00FB6876" w:rsidP="002008E3">
      <w:pPr>
        <w:numPr>
          <w:ilvl w:val="3"/>
          <w:numId w:val="13"/>
        </w:numPr>
        <w:pBdr>
          <w:top w:val="nil"/>
          <w:left w:val="nil"/>
          <w:bottom w:val="nil"/>
          <w:right w:val="nil"/>
          <w:between w:val="nil"/>
        </w:pBdr>
        <w:spacing w:before="120" w:after="120" w:line="240" w:lineRule="auto"/>
        <w:ind w:left="567" w:right="0" w:hanging="141"/>
        <w:rPr>
          <w:b/>
          <w:szCs w:val="24"/>
        </w:rPr>
      </w:pPr>
      <w:r w:rsidRPr="00BC51DE">
        <w:rPr>
          <w:szCs w:val="24"/>
        </w:rPr>
        <w:t>The software (web application) needs to be designed using MERN with NoSQL as a database.</w:t>
      </w:r>
    </w:p>
    <w:p w14:paraId="2BFE8F81" w14:textId="77777777" w:rsidR="00FB6876" w:rsidRPr="00BC51DE" w:rsidRDefault="00FB6876" w:rsidP="002008E3">
      <w:pPr>
        <w:numPr>
          <w:ilvl w:val="3"/>
          <w:numId w:val="13"/>
        </w:numPr>
        <w:pBdr>
          <w:top w:val="nil"/>
          <w:left w:val="nil"/>
          <w:bottom w:val="nil"/>
          <w:right w:val="nil"/>
          <w:between w:val="nil"/>
        </w:pBdr>
        <w:spacing w:before="120" w:after="120" w:line="240" w:lineRule="auto"/>
        <w:ind w:left="567" w:right="0" w:hanging="141"/>
        <w:rPr>
          <w:b/>
          <w:szCs w:val="24"/>
        </w:rPr>
      </w:pPr>
      <w:r w:rsidRPr="00BC51DE">
        <w:rPr>
          <w:szCs w:val="24"/>
        </w:rPr>
        <w:t>The software will be user-friendly.</w:t>
      </w:r>
    </w:p>
    <w:p w14:paraId="5FD408E6" w14:textId="77777777" w:rsidR="00FB6876" w:rsidRPr="00BC51DE" w:rsidRDefault="00FB6876" w:rsidP="002008E3">
      <w:pPr>
        <w:numPr>
          <w:ilvl w:val="3"/>
          <w:numId w:val="13"/>
        </w:numPr>
        <w:pBdr>
          <w:top w:val="nil"/>
          <w:left w:val="nil"/>
          <w:bottom w:val="nil"/>
          <w:right w:val="nil"/>
          <w:between w:val="nil"/>
        </w:pBdr>
        <w:spacing w:before="120" w:after="120" w:line="240" w:lineRule="auto"/>
        <w:ind w:left="567" w:right="0" w:hanging="141"/>
        <w:rPr>
          <w:b/>
          <w:szCs w:val="24"/>
        </w:rPr>
      </w:pPr>
      <w:r w:rsidRPr="00BC51DE">
        <w:rPr>
          <w:szCs w:val="24"/>
        </w:rPr>
        <w:t>The software will be interactive.</w:t>
      </w:r>
    </w:p>
    <w:p w14:paraId="646652DE" w14:textId="77777777" w:rsidR="00FB6876" w:rsidRPr="00934526" w:rsidRDefault="00FB6876" w:rsidP="00AA55D2">
      <w:pPr>
        <w:numPr>
          <w:ilvl w:val="3"/>
          <w:numId w:val="13"/>
        </w:numPr>
        <w:pBdr>
          <w:top w:val="nil"/>
          <w:left w:val="nil"/>
          <w:bottom w:val="nil"/>
          <w:right w:val="nil"/>
          <w:between w:val="nil"/>
        </w:pBdr>
        <w:spacing w:before="120" w:after="120" w:line="240" w:lineRule="auto"/>
        <w:ind w:left="567" w:right="0" w:hanging="141"/>
        <w:rPr>
          <w:b/>
          <w:szCs w:val="24"/>
        </w:rPr>
      </w:pPr>
      <w:r w:rsidRPr="00BC51DE">
        <w:rPr>
          <w:szCs w:val="24"/>
        </w:rPr>
        <w:t>The software will be deployed initially in localhost and can be shifted later on to the cloud.</w:t>
      </w:r>
    </w:p>
    <w:p w14:paraId="4485FD64" w14:textId="77777777" w:rsidR="00934526" w:rsidRPr="00AA55D2" w:rsidRDefault="00934526" w:rsidP="00934526">
      <w:pPr>
        <w:pBdr>
          <w:top w:val="nil"/>
          <w:left w:val="nil"/>
          <w:bottom w:val="nil"/>
          <w:right w:val="nil"/>
          <w:between w:val="nil"/>
        </w:pBdr>
        <w:spacing w:before="120" w:after="120" w:line="240" w:lineRule="auto"/>
        <w:ind w:left="567" w:right="0" w:firstLine="0"/>
        <w:rPr>
          <w:b/>
          <w:szCs w:val="24"/>
        </w:rPr>
      </w:pPr>
    </w:p>
    <w:p w14:paraId="6356D100" w14:textId="77777777" w:rsidR="00FB6876" w:rsidRDefault="00621084" w:rsidP="0020787E">
      <w:pPr>
        <w:pStyle w:val="Heading3"/>
      </w:pPr>
      <w:bookmarkStart w:id="158" w:name="Hardware_Constraints"/>
      <w:bookmarkStart w:id="159" w:name="_Toc150763591"/>
      <w:r>
        <w:t xml:space="preserve">2.2.2 </w:t>
      </w:r>
      <w:r w:rsidR="00FB6876" w:rsidRPr="008373B6">
        <w:t>Hardware Constraints</w:t>
      </w:r>
      <w:bookmarkEnd w:id="158"/>
      <w:bookmarkEnd w:id="159"/>
    </w:p>
    <w:p w14:paraId="149CC784" w14:textId="77777777" w:rsidR="00FB6876" w:rsidRPr="00E23421" w:rsidRDefault="00FB6876" w:rsidP="00137954">
      <w:pPr>
        <w:pStyle w:val="ListParagraph"/>
        <w:ind w:left="567" w:hanging="567"/>
        <w:rPr>
          <w:b/>
        </w:rPr>
      </w:pPr>
    </w:p>
    <w:p w14:paraId="5D9ED69D" w14:textId="77777777" w:rsidR="00FB6876" w:rsidRDefault="00FB6876" w:rsidP="00F302EA">
      <w:pPr>
        <w:pStyle w:val="ListParagraph"/>
        <w:numPr>
          <w:ilvl w:val="0"/>
          <w:numId w:val="10"/>
        </w:numPr>
        <w:spacing w:after="160" w:line="259" w:lineRule="auto"/>
        <w:ind w:left="567" w:right="0" w:hanging="141"/>
        <w:jc w:val="left"/>
      </w:pPr>
      <w:r>
        <w:t>User should have a desktop, laptop, mobile or any other device for accessing our platform on browsers.</w:t>
      </w:r>
    </w:p>
    <w:p w14:paraId="319C1FB3" w14:textId="77777777" w:rsidR="00F302EA" w:rsidRPr="00BC74EC" w:rsidRDefault="00F302EA" w:rsidP="00F302EA">
      <w:pPr>
        <w:pStyle w:val="ListParagraph"/>
        <w:spacing w:after="160" w:line="259" w:lineRule="auto"/>
        <w:ind w:left="567" w:right="0" w:firstLine="0"/>
        <w:jc w:val="left"/>
      </w:pPr>
    </w:p>
    <w:p w14:paraId="4D78E7A0" w14:textId="77777777" w:rsidR="00FB6876" w:rsidRPr="002008E3" w:rsidRDefault="00621084" w:rsidP="0020787E">
      <w:pPr>
        <w:pStyle w:val="Heading3"/>
      </w:pPr>
      <w:bookmarkStart w:id="160" w:name="Cultural_Constraints"/>
      <w:bookmarkStart w:id="161" w:name="_Toc150763592"/>
      <w:r>
        <w:t xml:space="preserve">2.2.3 </w:t>
      </w:r>
      <w:r w:rsidR="00FB6876" w:rsidRPr="002008E3">
        <w:t>Cultural Constraints</w:t>
      </w:r>
      <w:bookmarkEnd w:id="160"/>
      <w:bookmarkEnd w:id="161"/>
    </w:p>
    <w:p w14:paraId="325AB78C" w14:textId="77777777" w:rsidR="00FB6876" w:rsidRPr="00365FDD" w:rsidRDefault="00FB6876" w:rsidP="00137954">
      <w:pPr>
        <w:pStyle w:val="ListParagraph"/>
        <w:ind w:left="567" w:hanging="567"/>
        <w:rPr>
          <w:b/>
        </w:rPr>
      </w:pPr>
    </w:p>
    <w:p w14:paraId="5D404834" w14:textId="77777777" w:rsidR="00FB6876" w:rsidRPr="004A6E8A" w:rsidRDefault="00FB6876" w:rsidP="00F542AF">
      <w:pPr>
        <w:pStyle w:val="ListParagraph"/>
        <w:numPr>
          <w:ilvl w:val="0"/>
          <w:numId w:val="12"/>
        </w:numPr>
        <w:spacing w:after="160" w:line="259" w:lineRule="auto"/>
        <w:ind w:left="567" w:right="0" w:hanging="283"/>
        <w:jc w:val="left"/>
        <w:rPr>
          <w:szCs w:val="24"/>
        </w:rPr>
      </w:pPr>
      <w:r w:rsidRPr="004A6E8A">
        <w:rPr>
          <w:szCs w:val="24"/>
        </w:rPr>
        <w:t>The software product will be in the English language</w:t>
      </w:r>
    </w:p>
    <w:p w14:paraId="061EE4A3" w14:textId="77777777" w:rsidR="00FB6876" w:rsidRPr="008B0480" w:rsidRDefault="00FB6876" w:rsidP="00137954">
      <w:pPr>
        <w:pStyle w:val="ListParagraph"/>
        <w:ind w:left="567" w:hanging="567"/>
      </w:pPr>
    </w:p>
    <w:p w14:paraId="6A35EA59" w14:textId="77777777" w:rsidR="00FB6876" w:rsidRPr="00F542AF" w:rsidRDefault="00F542AF" w:rsidP="0020787E">
      <w:pPr>
        <w:pStyle w:val="Heading3"/>
      </w:pPr>
      <w:bookmarkStart w:id="162" w:name="_Toc150763593"/>
      <w:bookmarkStart w:id="163" w:name="User_Constraints"/>
      <w:r>
        <w:t xml:space="preserve">2.2.4 </w:t>
      </w:r>
      <w:r w:rsidR="00FB6876" w:rsidRPr="00F542AF">
        <w:t>User Constraints</w:t>
      </w:r>
      <w:bookmarkEnd w:id="162"/>
    </w:p>
    <w:p w14:paraId="316C4DD2" w14:textId="77777777" w:rsidR="00FB6876" w:rsidRPr="00DD627E" w:rsidRDefault="00FB6876" w:rsidP="00137954">
      <w:pPr>
        <w:pStyle w:val="ListParagraph"/>
        <w:ind w:left="567" w:hanging="567"/>
        <w:rPr>
          <w:b/>
          <w:sz w:val="28"/>
        </w:rPr>
      </w:pPr>
    </w:p>
    <w:bookmarkEnd w:id="163"/>
    <w:p w14:paraId="22F243F0" w14:textId="77777777" w:rsidR="00FB6876" w:rsidRDefault="00FB6876" w:rsidP="00620C89">
      <w:pPr>
        <w:pStyle w:val="ListParagraph"/>
        <w:numPr>
          <w:ilvl w:val="0"/>
          <w:numId w:val="9"/>
        </w:numPr>
        <w:spacing w:after="160" w:line="259" w:lineRule="auto"/>
        <w:ind w:left="567" w:right="0" w:hanging="141"/>
        <w:jc w:val="left"/>
      </w:pPr>
      <w:r>
        <w:t>All the users should be authorized</w:t>
      </w:r>
    </w:p>
    <w:p w14:paraId="43250F13" w14:textId="77777777" w:rsidR="00C54458" w:rsidRDefault="00C54458" w:rsidP="00C54458">
      <w:pPr>
        <w:pStyle w:val="ListParagraph"/>
        <w:spacing w:after="160" w:line="259" w:lineRule="auto"/>
        <w:ind w:left="567" w:right="0" w:firstLine="0"/>
        <w:jc w:val="left"/>
      </w:pPr>
    </w:p>
    <w:p w14:paraId="7FC03147" w14:textId="77777777" w:rsidR="00C54458" w:rsidRPr="00C54458" w:rsidRDefault="00C54458" w:rsidP="00C54458">
      <w:pPr>
        <w:pStyle w:val="Heading2"/>
      </w:pPr>
      <w:bookmarkStart w:id="164" w:name="_Toc150348609"/>
      <w:bookmarkStart w:id="165" w:name="_Toc150763594"/>
      <w:bookmarkStart w:id="166" w:name="Document_Convention"/>
      <w:r>
        <w:t>2.3</w:t>
      </w:r>
      <w:r w:rsidRPr="00C54458">
        <w:t>. Document Convention</w:t>
      </w:r>
      <w:bookmarkEnd w:id="164"/>
      <w:bookmarkEnd w:id="165"/>
    </w:p>
    <w:p w14:paraId="0B2F67C8" w14:textId="77777777" w:rsidR="00C54458" w:rsidRPr="00E21DE4" w:rsidRDefault="00C54458" w:rsidP="00C54458">
      <w:pPr>
        <w:pStyle w:val="ListParagraph"/>
        <w:ind w:left="792"/>
        <w:rPr>
          <w:b/>
          <w:color w:val="000000" w:themeColor="text1"/>
          <w:szCs w:val="24"/>
        </w:rPr>
      </w:pPr>
    </w:p>
    <w:bookmarkEnd w:id="166"/>
    <w:p w14:paraId="34AD2837" w14:textId="77777777" w:rsidR="00801712" w:rsidRDefault="00C54458" w:rsidP="006C56D3">
      <w:pPr>
        <w:rPr>
          <w:szCs w:val="24"/>
        </w:rPr>
      </w:pPr>
      <w:r w:rsidRPr="00C54458">
        <w:rPr>
          <w:szCs w:val="24"/>
        </w:rPr>
        <w:t>The font of the document is the Times New Roman and font size will be 12. The headings will be selected from styles i.e., Heading 1 or Heading 2. The line space is 1.5 after every heading and the text is justified.</w:t>
      </w:r>
    </w:p>
    <w:p w14:paraId="71ECA789" w14:textId="77777777" w:rsidR="006C56D3" w:rsidRDefault="006C56D3" w:rsidP="006C56D3">
      <w:pPr>
        <w:rPr>
          <w:szCs w:val="24"/>
        </w:rPr>
      </w:pPr>
    </w:p>
    <w:p w14:paraId="1EE41FA5" w14:textId="77777777" w:rsidR="00BB50C1" w:rsidRPr="006C56D3" w:rsidRDefault="00BB50C1" w:rsidP="006C56D3">
      <w:pPr>
        <w:rPr>
          <w:szCs w:val="24"/>
        </w:rPr>
      </w:pPr>
    </w:p>
    <w:p w14:paraId="309EAD92" w14:textId="77777777" w:rsidR="00826AC4" w:rsidRDefault="00EB652F" w:rsidP="00EB652F">
      <w:pPr>
        <w:pStyle w:val="Heading1"/>
        <w:ind w:left="0" w:firstLine="0"/>
      </w:pPr>
      <w:bookmarkStart w:id="167" w:name="_Toc150763595"/>
      <w:r>
        <w:t xml:space="preserve">3. </w:t>
      </w:r>
      <w:r>
        <w:tab/>
      </w:r>
      <w:r w:rsidR="000A0EF6">
        <w:t>ARCHITECTURE OVERVIEW</w:t>
      </w:r>
      <w:bookmarkEnd w:id="167"/>
    </w:p>
    <w:p w14:paraId="52758F75" w14:textId="77777777" w:rsidR="002D2953" w:rsidRDefault="002D2953" w:rsidP="002D2953"/>
    <w:p w14:paraId="030D580B" w14:textId="135C0B53" w:rsidR="007D2AFA" w:rsidRDefault="002D2953" w:rsidP="00D45480">
      <w:pPr>
        <w:ind w:firstLine="0"/>
      </w:pPr>
      <w:r>
        <w:t>In our project, the architecture is every simple. It has 3 type of user which are parent/child, school, and an admin</w:t>
      </w:r>
      <w:ins w:id="168" w:author="Muhammad Ismail Mangrio" w:date="2023-11-13T10:33:00Z">
        <w:r w:rsidR="008B0837">
          <w:t xml:space="preserve"> as dep</w:t>
        </w:r>
      </w:ins>
      <w:ins w:id="169" w:author="Muhammad Ismail Mangrio" w:date="2023-11-13T10:34:00Z">
        <w:r w:rsidR="008B0837">
          <w:t>icted in Fig. 1</w:t>
        </w:r>
      </w:ins>
      <w:r>
        <w:t>. The role of parent is to find desired school for the bett</w:t>
      </w:r>
      <w:r w:rsidR="000800C6">
        <w:t xml:space="preserve">er future of their children. Parent can use available features to filter out the desired schools that are fulfilling the needs and conditions of parents. The role of schools is to manage and update their profile up to date information. </w:t>
      </w:r>
      <w:r>
        <w:t>Finally, the role of</w:t>
      </w:r>
      <w:r w:rsidR="000800C6">
        <w:t xml:space="preserve"> admin is to manage all the school’s profile registration and also managing the end user data.</w:t>
      </w:r>
      <w:ins w:id="170" w:author="Muhammad Ismail Mangrio" w:date="2023-11-13T10:33:00Z">
        <w:r w:rsidR="008B0837">
          <w:t xml:space="preserve"> </w:t>
        </w:r>
      </w:ins>
    </w:p>
    <w:p w14:paraId="31F75DFC" w14:textId="77777777" w:rsidR="006B7B46" w:rsidRDefault="006B7B46" w:rsidP="00D45480">
      <w:pPr>
        <w:ind w:firstLine="0"/>
      </w:pPr>
    </w:p>
    <w:p w14:paraId="79DD6B08" w14:textId="77777777" w:rsidR="006B7B46" w:rsidRDefault="006B7B46" w:rsidP="00D45480">
      <w:pPr>
        <w:ind w:firstLine="0"/>
      </w:pPr>
    </w:p>
    <w:p w14:paraId="2DBB792F" w14:textId="77777777" w:rsidR="00F7501D" w:rsidRDefault="007D2AFA">
      <w:pPr>
        <w:keepNext/>
        <w:ind w:firstLine="0"/>
        <w:rPr>
          <w:ins w:id="171" w:author="Muhammad Ismail Mangrio" w:date="2023-11-13T10:33:00Z"/>
        </w:rPr>
        <w:pPrChange w:id="172" w:author="Muhammad Ismail Mangrio" w:date="2023-11-13T10:33:00Z">
          <w:pPr>
            <w:ind w:firstLine="0"/>
          </w:pPr>
        </w:pPrChange>
      </w:pPr>
      <w:r>
        <w:rPr>
          <w:b/>
          <w:noProof/>
          <w:sz w:val="40"/>
          <w:szCs w:val="40"/>
        </w:rPr>
        <w:lastRenderedPageBreak/>
        <w:drawing>
          <wp:inline distT="0" distB="0" distL="0" distR="0" wp14:anchorId="29E15D58" wp14:editId="45C6B79C">
            <wp:extent cx="5958205" cy="46634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Design.PNG"/>
                    <pic:cNvPicPr/>
                  </pic:nvPicPr>
                  <pic:blipFill>
                    <a:blip r:embed="rId8">
                      <a:extLst>
                        <a:ext uri="{28A0092B-C50C-407E-A947-70E740481C1C}">
                          <a14:useLocalDpi xmlns:a14="http://schemas.microsoft.com/office/drawing/2010/main" val="0"/>
                        </a:ext>
                      </a:extLst>
                    </a:blip>
                    <a:stretch>
                      <a:fillRect/>
                    </a:stretch>
                  </pic:blipFill>
                  <pic:spPr>
                    <a:xfrm>
                      <a:off x="0" y="0"/>
                      <a:ext cx="6013458" cy="4706686"/>
                    </a:xfrm>
                    <a:prstGeom prst="rect">
                      <a:avLst/>
                    </a:prstGeom>
                  </pic:spPr>
                </pic:pic>
              </a:graphicData>
            </a:graphic>
          </wp:inline>
        </w:drawing>
      </w:r>
    </w:p>
    <w:p w14:paraId="3E60049F" w14:textId="2884C35C" w:rsidR="007D2AFA" w:rsidRPr="002D2953" w:rsidRDefault="00F7501D">
      <w:pPr>
        <w:pStyle w:val="Caption"/>
        <w:jc w:val="center"/>
        <w:pPrChange w:id="173" w:author="Muhammad Ismail Mangrio" w:date="2023-11-13T10:33:00Z">
          <w:pPr>
            <w:ind w:firstLine="0"/>
          </w:pPr>
        </w:pPrChange>
      </w:pPr>
      <w:ins w:id="174" w:author="Muhammad Ismail Mangrio" w:date="2023-11-13T10:33:00Z">
        <w:r>
          <w:t xml:space="preserve">Figure </w:t>
        </w:r>
        <w:r>
          <w:fldChar w:fldCharType="begin"/>
        </w:r>
        <w:r>
          <w:instrText xml:space="preserve"> SEQ Figure \* ARABIC </w:instrText>
        </w:r>
      </w:ins>
      <w:r>
        <w:fldChar w:fldCharType="separate"/>
      </w:r>
      <w:ins w:id="175" w:author="Muhammad Ismail Mangrio" w:date="2023-11-13T10:35:00Z">
        <w:r w:rsidR="00905266">
          <w:rPr>
            <w:noProof/>
          </w:rPr>
          <w:t>1</w:t>
        </w:r>
      </w:ins>
      <w:ins w:id="176" w:author="Muhammad Ismail Mangrio" w:date="2023-11-13T10:33:00Z">
        <w:r>
          <w:fldChar w:fldCharType="end"/>
        </w:r>
        <w:r>
          <w:t xml:space="preserve"> </w:t>
        </w:r>
        <w:r w:rsidRPr="00D55272">
          <w:t>Architecture Overview</w:t>
        </w:r>
      </w:ins>
    </w:p>
    <w:p w14:paraId="049E2534" w14:textId="77777777" w:rsidR="006B7B46" w:rsidRDefault="006B7B46" w:rsidP="006B7B46">
      <w:pPr>
        <w:rPr>
          <w:b/>
          <w:sz w:val="28"/>
        </w:rPr>
      </w:pPr>
    </w:p>
    <w:p w14:paraId="4205DC69" w14:textId="3E564B79" w:rsidR="006B7B46" w:rsidRPr="00DC334A" w:rsidDel="00F7501D" w:rsidRDefault="006B7B46" w:rsidP="006B7B46">
      <w:pPr>
        <w:jc w:val="center"/>
        <w:rPr>
          <w:del w:id="177" w:author="Muhammad Ismail Mangrio" w:date="2023-11-13T10:33:00Z"/>
          <w:i/>
        </w:rPr>
      </w:pPr>
      <w:del w:id="178" w:author="Muhammad Ismail Mangrio" w:date="2023-11-13T10:33:00Z">
        <w:r w:rsidRPr="00DC334A" w:rsidDel="00F7501D">
          <w:rPr>
            <w:i/>
          </w:rPr>
          <w:delText>Architecture Overview</w:delText>
        </w:r>
      </w:del>
    </w:p>
    <w:p w14:paraId="75E57B89" w14:textId="77777777" w:rsidR="006B7B46" w:rsidRDefault="006B7B46" w:rsidP="006B7B46">
      <w:pPr>
        <w:rPr>
          <w:b/>
          <w:sz w:val="28"/>
        </w:rPr>
      </w:pPr>
    </w:p>
    <w:p w14:paraId="7FC13D56" w14:textId="77777777" w:rsidR="006B7B46" w:rsidRPr="006B7B46" w:rsidRDefault="006B7B46" w:rsidP="006B7B46"/>
    <w:p w14:paraId="335B1523" w14:textId="77777777" w:rsidR="007D2AFA" w:rsidRDefault="007D2AFA" w:rsidP="007D2AFA">
      <w:pPr>
        <w:pStyle w:val="Heading2"/>
      </w:pPr>
      <w:bookmarkStart w:id="179" w:name="_Toc150763596"/>
      <w:r>
        <w:t xml:space="preserve">3.1. </w:t>
      </w:r>
      <w:r w:rsidRPr="007D2AFA">
        <w:t>Architecture Design Diagram</w:t>
      </w:r>
      <w:bookmarkEnd w:id="179"/>
    </w:p>
    <w:p w14:paraId="4846B429" w14:textId="77777777" w:rsidR="00BC3627" w:rsidRPr="00BC3627" w:rsidRDefault="00BC3627" w:rsidP="00BC3627"/>
    <w:p w14:paraId="5B7A5791" w14:textId="3E039B33" w:rsidR="007D2AFA" w:rsidRDefault="007D2AFA" w:rsidP="007D2AFA">
      <w:pPr>
        <w:spacing w:after="226" w:line="259" w:lineRule="auto"/>
        <w:ind w:left="0" w:right="0" w:firstLine="720"/>
        <w:jc w:val="left"/>
        <w:rPr>
          <w:szCs w:val="24"/>
        </w:rPr>
      </w:pPr>
      <w:r w:rsidRPr="00263A0B">
        <w:rPr>
          <w:szCs w:val="24"/>
        </w:rPr>
        <w:t xml:space="preserve">The architecture </w:t>
      </w:r>
      <w:r>
        <w:rPr>
          <w:szCs w:val="24"/>
        </w:rPr>
        <w:t xml:space="preserve">design </w:t>
      </w:r>
      <w:r w:rsidRPr="00263A0B">
        <w:rPr>
          <w:szCs w:val="24"/>
        </w:rPr>
        <w:t>of our innovative web platform for selecting educational institutions is thoughtfully designed to deliver a robust, scalable, and user-friendly solution that bridges the gap between schools and prospective parents. This architecture</w:t>
      </w:r>
      <w:ins w:id="180" w:author="Muhammad Ismail Mangrio" w:date="2023-11-13T10:35:00Z">
        <w:r w:rsidR="000F27FF">
          <w:rPr>
            <w:szCs w:val="24"/>
          </w:rPr>
          <w:t xml:space="preserve"> (as shown in Fig. 2)</w:t>
        </w:r>
      </w:ins>
      <w:r w:rsidRPr="00263A0B">
        <w:rPr>
          <w:szCs w:val="24"/>
        </w:rPr>
        <w:t xml:space="preserve"> encompasses a range of technologies and components to ensure the platform's efficiency, security, and seamless user experience.</w:t>
      </w:r>
    </w:p>
    <w:p w14:paraId="7481BB84" w14:textId="77777777" w:rsidR="00905266" w:rsidRDefault="007D2AFA">
      <w:pPr>
        <w:keepNext/>
        <w:spacing w:after="226" w:line="259" w:lineRule="auto"/>
        <w:ind w:left="0" w:right="0"/>
        <w:jc w:val="center"/>
        <w:rPr>
          <w:ins w:id="181" w:author="Muhammad Ismail Mangrio" w:date="2023-11-13T10:35:00Z"/>
        </w:rPr>
        <w:pPrChange w:id="182" w:author="Muhammad Ismail Mangrio" w:date="2023-11-13T10:35:00Z">
          <w:pPr>
            <w:spacing w:after="226" w:line="259" w:lineRule="auto"/>
            <w:ind w:left="0" w:right="0"/>
            <w:jc w:val="center"/>
          </w:pPr>
        </w:pPrChange>
      </w:pPr>
      <w:commentRangeStart w:id="183"/>
      <w:r>
        <w:rPr>
          <w:noProof/>
        </w:rPr>
        <w:lastRenderedPageBreak/>
        <w:drawing>
          <wp:inline distT="0" distB="0" distL="0" distR="0" wp14:anchorId="737EAFD0" wp14:editId="5E2BBE17">
            <wp:extent cx="5395595" cy="4686300"/>
            <wp:effectExtent l="0" t="0" r="0" b="0"/>
            <wp:docPr id="16" name="Picture 16" descr="https://lh4.googleusercontent.com/fLSKya_uPUJgsGX4aXIfh9myl-DtxVtomJbVBRIfOPHnHp4k-8nhrAXGwkIMlAs9xoGAeii8MKip7fTkIr4boCWg1XbUlR7wGI42KDsaOArXctfze9Q_GEMpSSkabtQsGgfs8R3ghiceqKbN7JGMIXQ6e5sxpHLTejpgcbLUcaAkVWpfX18IzfCdnqD0"/>
            <wp:cNvGraphicFramePr/>
            <a:graphic xmlns:a="http://schemas.openxmlformats.org/drawingml/2006/main">
              <a:graphicData uri="http://schemas.openxmlformats.org/drawingml/2006/picture">
                <pic:pic xmlns:pic="http://schemas.openxmlformats.org/drawingml/2006/picture">
                  <pic:nvPicPr>
                    <pic:cNvPr id="5" name="Picture 5" descr="https://lh4.googleusercontent.com/fLSKya_uPUJgsGX4aXIfh9myl-DtxVtomJbVBRIfOPHnHp4k-8nhrAXGwkIMlAs9xoGAeii8MKip7fTkIr4boCWg1XbUlR7wGI42KDsaOArXctfze9Q_GEMpSSkabtQsGgfs8R3ghiceqKbN7JGMIXQ6e5sxpHLTejpgcbLUcaAkVWpfX18IzfCdnqD0"/>
                    <pic:cNvPicPr/>
                  </pic:nvPicPr>
                  <pic:blipFill rotWithShape="1">
                    <a:blip r:embed="rId9" cstate="print">
                      <a:extLst>
                        <a:ext uri="{28A0092B-C50C-407E-A947-70E740481C1C}">
                          <a14:useLocalDpi xmlns:a14="http://schemas.microsoft.com/office/drawing/2010/main" val="0"/>
                        </a:ext>
                      </a:extLst>
                    </a:blip>
                    <a:srcRect l="3254" t="10558" r="4099" b="8027"/>
                    <a:stretch/>
                  </pic:blipFill>
                  <pic:spPr bwMode="auto">
                    <a:xfrm>
                      <a:off x="0" y="0"/>
                      <a:ext cx="5395595" cy="46863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3"/>
      <w:r w:rsidR="00AE0245">
        <w:rPr>
          <w:rStyle w:val="CommentReference"/>
        </w:rPr>
        <w:commentReference w:id="183"/>
      </w:r>
    </w:p>
    <w:p w14:paraId="7F7E4B3C" w14:textId="61765199" w:rsidR="007D2AFA" w:rsidRDefault="00905266">
      <w:pPr>
        <w:pStyle w:val="Caption"/>
        <w:jc w:val="center"/>
        <w:rPr>
          <w:szCs w:val="24"/>
        </w:rPr>
        <w:pPrChange w:id="184" w:author="Muhammad Ismail Mangrio" w:date="2023-11-13T10:35:00Z">
          <w:pPr>
            <w:spacing w:after="226" w:line="259" w:lineRule="auto"/>
            <w:ind w:left="0" w:right="0"/>
            <w:jc w:val="center"/>
          </w:pPr>
        </w:pPrChange>
      </w:pPr>
      <w:ins w:id="185" w:author="Muhammad Ismail Mangrio" w:date="2023-11-13T10:35:00Z">
        <w:r>
          <w:t xml:space="preserve">Figure </w:t>
        </w:r>
        <w:r>
          <w:fldChar w:fldCharType="begin"/>
        </w:r>
        <w:r>
          <w:instrText xml:space="preserve"> SEQ Figure \* ARABIC </w:instrText>
        </w:r>
      </w:ins>
      <w:r>
        <w:fldChar w:fldCharType="separate"/>
      </w:r>
      <w:ins w:id="186" w:author="Muhammad Ismail Mangrio" w:date="2023-11-13T10:35:00Z">
        <w:r>
          <w:rPr>
            <w:noProof/>
          </w:rPr>
          <w:t>2</w:t>
        </w:r>
        <w:r>
          <w:fldChar w:fldCharType="end"/>
        </w:r>
        <w:r>
          <w:t xml:space="preserve"> </w:t>
        </w:r>
        <w:r w:rsidRPr="00EF6CA9">
          <w:t>Web Application Architecture</w:t>
        </w:r>
      </w:ins>
    </w:p>
    <w:p w14:paraId="2B193CC7" w14:textId="5AD1F983" w:rsidR="00AC6983" w:rsidDel="00905266" w:rsidRDefault="007D2AFA" w:rsidP="00BC56A8">
      <w:pPr>
        <w:spacing w:after="226" w:line="259" w:lineRule="auto"/>
        <w:ind w:left="0" w:right="0"/>
        <w:jc w:val="center"/>
        <w:rPr>
          <w:del w:id="187" w:author="Muhammad Ismail Mangrio" w:date="2023-11-13T10:35:00Z"/>
          <w:i/>
          <w:color w:val="000000" w:themeColor="text1"/>
          <w:szCs w:val="24"/>
        </w:rPr>
      </w:pPr>
      <w:del w:id="188" w:author="Muhammad Ismail Mangrio" w:date="2023-11-13T10:35:00Z">
        <w:r w:rsidRPr="006B7B46" w:rsidDel="00905266">
          <w:rPr>
            <w:i/>
            <w:color w:val="000000" w:themeColor="text1"/>
            <w:szCs w:val="24"/>
          </w:rPr>
          <w:delText>Web Application Architecture</w:delText>
        </w:r>
        <w:r w:rsidR="00FE0612" w:rsidDel="00905266">
          <w:rPr>
            <w:i/>
            <w:color w:val="000000" w:themeColor="text1"/>
            <w:szCs w:val="24"/>
          </w:rPr>
          <w:delText xml:space="preserve"> </w:delText>
        </w:r>
      </w:del>
    </w:p>
    <w:p w14:paraId="023D5B10" w14:textId="77777777" w:rsidR="00093D90" w:rsidRPr="006B7B46" w:rsidRDefault="00093D90" w:rsidP="00BC56A8">
      <w:pPr>
        <w:spacing w:after="226" w:line="259" w:lineRule="auto"/>
        <w:ind w:left="0" w:right="0"/>
        <w:jc w:val="center"/>
        <w:rPr>
          <w:i/>
          <w:color w:val="2E74B5" w:themeColor="accent1" w:themeShade="BF"/>
          <w:szCs w:val="24"/>
        </w:rPr>
      </w:pPr>
    </w:p>
    <w:p w14:paraId="06DB3435" w14:textId="77777777" w:rsidR="00AC6983" w:rsidRDefault="00AC6983" w:rsidP="00AC6983">
      <w:pPr>
        <w:pStyle w:val="Heading1"/>
        <w:ind w:left="0"/>
      </w:pPr>
      <w:bookmarkStart w:id="189" w:name="_Toc150763597"/>
      <w:r>
        <w:t xml:space="preserve">4. </w:t>
      </w:r>
      <w:r>
        <w:tab/>
        <w:t>DETAILED SOFTWARE DESIGN</w:t>
      </w:r>
      <w:bookmarkEnd w:id="189"/>
    </w:p>
    <w:p w14:paraId="226E7BFF" w14:textId="77777777" w:rsidR="00D96A65" w:rsidRDefault="00D96A65" w:rsidP="00D96A65"/>
    <w:p w14:paraId="0397AC97" w14:textId="77777777" w:rsidR="00D96A65" w:rsidRDefault="00E244EC" w:rsidP="00D96A65">
      <w:pPr>
        <w:pStyle w:val="Heading2"/>
      </w:pPr>
      <w:bookmarkStart w:id="190" w:name="_Toc150763598"/>
      <w:r>
        <w:t>4.1</w:t>
      </w:r>
      <w:r w:rsidR="00BB711B">
        <w:t>.</w:t>
      </w:r>
      <w:r w:rsidR="00D96A65">
        <w:t xml:space="preserve"> Use Case Models</w:t>
      </w:r>
      <w:bookmarkEnd w:id="190"/>
      <w:r w:rsidR="00D96A65">
        <w:t xml:space="preserve"> </w:t>
      </w:r>
    </w:p>
    <w:p w14:paraId="6CC4C19B" w14:textId="77777777" w:rsidR="00457A4C" w:rsidRPr="00457A4C" w:rsidRDefault="00457A4C" w:rsidP="00457A4C"/>
    <w:p w14:paraId="534447F6" w14:textId="211C701A" w:rsidR="00D96A65" w:rsidRPr="00D96A65" w:rsidRDefault="00D96A65" w:rsidP="00D96A65">
      <w:pPr>
        <w:ind w:firstLine="710"/>
      </w:pPr>
      <w:r>
        <w:t>In our system there are three types of u</w:t>
      </w:r>
      <w:r w:rsidR="003D3B67">
        <w:t>sers, and they are parent/child</w:t>
      </w:r>
      <w:r>
        <w:t>,</w:t>
      </w:r>
      <w:r w:rsidR="003D3B67">
        <w:t xml:space="preserve"> schools</w:t>
      </w:r>
      <w:r>
        <w:t xml:space="preserve"> and admin. So, each user has different use cases, and they are shown in </w:t>
      </w:r>
      <w:del w:id="191" w:author="Muhammad Ismail Mangrio" w:date="2023-11-13T10:37:00Z">
        <w:r w:rsidDel="00AE0245">
          <w:delText>below figure</w:delText>
        </w:r>
      </w:del>
      <w:ins w:id="192" w:author="Muhammad Ismail Mangrio" w:date="2023-11-13T10:37:00Z">
        <w:r w:rsidR="00AE0245">
          <w:t>Fig. 3</w:t>
        </w:r>
      </w:ins>
      <w:r>
        <w:t xml:space="preserve">. Admin will have the main role that he will be managing every user’s account and will be able to see all information. Parents will have all access to </w:t>
      </w:r>
      <w:r w:rsidR="003D3B67">
        <w:t>the schools data and available features on our platform. School have access to manage and update their profiles, also can gives feedback response.</w:t>
      </w:r>
    </w:p>
    <w:p w14:paraId="7D899921" w14:textId="77777777" w:rsidR="00966799" w:rsidRDefault="00966799" w:rsidP="00966799"/>
    <w:p w14:paraId="22C4955B" w14:textId="77777777" w:rsidR="00C81D59" w:rsidRDefault="00C81D59" w:rsidP="00966799"/>
    <w:p w14:paraId="6AA27C07" w14:textId="77777777" w:rsidR="00C81D59" w:rsidRDefault="00C81D59" w:rsidP="00966799"/>
    <w:p w14:paraId="767D0CAE" w14:textId="77777777" w:rsidR="00C81D59" w:rsidRDefault="00C81D59" w:rsidP="00966799"/>
    <w:p w14:paraId="365C5DE2" w14:textId="77777777" w:rsidR="00C81D59" w:rsidRDefault="00C81D59" w:rsidP="00966799"/>
    <w:p w14:paraId="108A6585" w14:textId="77777777" w:rsidR="00FB7026" w:rsidRDefault="00FB7026" w:rsidP="00457A4C">
      <w:pPr>
        <w:jc w:val="center"/>
      </w:pPr>
      <w:commentRangeStart w:id="193"/>
      <w:r>
        <w:rPr>
          <w:noProof/>
        </w:rPr>
        <w:drawing>
          <wp:inline distT="0" distB="0" distL="0" distR="0" wp14:anchorId="4F285830" wp14:editId="59CC0F7D">
            <wp:extent cx="5859780" cy="54330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5879412" cy="5451262"/>
                    </a:xfrm>
                    <a:prstGeom prst="rect">
                      <a:avLst/>
                    </a:prstGeom>
                  </pic:spPr>
                </pic:pic>
              </a:graphicData>
            </a:graphic>
          </wp:inline>
        </w:drawing>
      </w:r>
      <w:commentRangeEnd w:id="193"/>
      <w:r w:rsidR="00AE0245">
        <w:rPr>
          <w:rStyle w:val="CommentReference"/>
        </w:rPr>
        <w:commentReference w:id="193"/>
      </w:r>
    </w:p>
    <w:p w14:paraId="28655E8F" w14:textId="1F0EE7DE" w:rsidR="00B715F7" w:rsidRDefault="00D869E2" w:rsidP="0044533D">
      <w:pPr>
        <w:pStyle w:val="Caption"/>
        <w:jc w:val="center"/>
        <w:pPrChange w:id="194" w:author="Jamal Muhammad" w:date="2023-11-14T09:23:00Z">
          <w:pPr>
            <w:jc w:val="center"/>
          </w:pPr>
        </w:pPrChange>
      </w:pPr>
      <w:ins w:id="195" w:author="Jamal Muhammad" w:date="2023-11-14T09:18:00Z">
        <w:r w:rsidRPr="0044533D">
          <w:rPr>
            <w:u w:val="single"/>
            <w:rPrChange w:id="196" w:author="Jamal Muhammad" w:date="2023-11-14T09:23:00Z">
              <w:rPr/>
            </w:rPrChange>
          </w:rPr>
          <w:t>Figure</w:t>
        </w:r>
      </w:ins>
      <w:ins w:id="197" w:author="Jamal Muhammad" w:date="2023-11-14T09:19:00Z">
        <w:r w:rsidRPr="0044533D">
          <w:rPr>
            <w:u w:val="single"/>
            <w:rPrChange w:id="198" w:author="Jamal Muhammad" w:date="2023-11-14T09:23:00Z">
              <w:rPr/>
            </w:rPrChange>
          </w:rPr>
          <w:t xml:space="preserve"> 3 </w:t>
        </w:r>
      </w:ins>
      <w:r w:rsidR="00B715F7" w:rsidRPr="0044533D">
        <w:rPr>
          <w:u w:val="single"/>
          <w:rPrChange w:id="199" w:author="Jamal Muhammad" w:date="2023-11-14T09:23:00Z">
            <w:rPr/>
          </w:rPrChange>
        </w:rPr>
        <w:t>Use Case</w:t>
      </w:r>
      <w:del w:id="200" w:author="Jamal Muhammad" w:date="2023-11-14T09:18:00Z">
        <w:r w:rsidR="00B715F7" w:rsidDel="00D869E2">
          <w:delText xml:space="preserve"> Figure</w:delText>
        </w:r>
      </w:del>
    </w:p>
    <w:p w14:paraId="53E9531D" w14:textId="77777777" w:rsidR="000B258D" w:rsidRDefault="000B258D" w:rsidP="00457A4C">
      <w:pPr>
        <w:jc w:val="center"/>
      </w:pPr>
    </w:p>
    <w:p w14:paraId="39265E18" w14:textId="77777777" w:rsidR="000B258D" w:rsidRDefault="000B258D" w:rsidP="00457A4C">
      <w:pPr>
        <w:jc w:val="center"/>
      </w:pPr>
    </w:p>
    <w:p w14:paraId="0FF4A167" w14:textId="77777777" w:rsidR="005F46BF" w:rsidRDefault="005F46BF" w:rsidP="005F46BF">
      <w:pPr>
        <w:pStyle w:val="Heading2"/>
      </w:pPr>
      <w:bookmarkStart w:id="201" w:name="_Toc150763599"/>
      <w:r>
        <w:t>4.2</w:t>
      </w:r>
      <w:r w:rsidR="00BB711B">
        <w:t>.</w:t>
      </w:r>
      <w:r>
        <w:t xml:space="preserve"> </w:t>
      </w:r>
      <w:r w:rsidRPr="005F46BF">
        <w:t>Class Diagram</w:t>
      </w:r>
      <w:bookmarkEnd w:id="201"/>
    </w:p>
    <w:p w14:paraId="36E0A85D" w14:textId="77777777" w:rsidR="00B454BD" w:rsidRPr="00B454BD" w:rsidRDefault="00B454BD" w:rsidP="00B454BD"/>
    <w:p w14:paraId="63A7B73F" w14:textId="77777777" w:rsidR="005F46BF" w:rsidRDefault="005F46BF" w:rsidP="00101A81">
      <w:pPr>
        <w:spacing w:after="226" w:line="259" w:lineRule="auto"/>
        <w:ind w:left="0" w:right="0" w:firstLine="720"/>
        <w:jc w:val="left"/>
      </w:pPr>
      <w:r w:rsidRPr="00E86548">
        <w:t>The class diagram for the educational institution selection platform illustrates the core components and relationships within the system. It primarily focuses on representing the ke</w:t>
      </w:r>
      <w:r>
        <w:t>y classes and their interactions.</w:t>
      </w:r>
    </w:p>
    <w:p w14:paraId="342DE652" w14:textId="77777777" w:rsidR="0090586B" w:rsidRDefault="005F46BF" w:rsidP="00E82171">
      <w:pPr>
        <w:spacing w:after="226" w:line="259" w:lineRule="auto"/>
        <w:ind w:left="0" w:right="0"/>
        <w:jc w:val="left"/>
        <w:rPr>
          <w:b/>
          <w:noProof/>
          <w:sz w:val="40"/>
          <w:szCs w:val="40"/>
          <w:lang w:val="en-GB" w:eastAsia="en-GB"/>
        </w:rPr>
      </w:pPr>
      <w:r w:rsidRPr="00E86548">
        <w:lastRenderedPageBreak/>
        <w:t>This class diagram illustrates the key components of the platform, their relationships, and the central role of the User class. It serves as a foundation for the software development and helps in</w:t>
      </w:r>
      <w:r w:rsidRPr="00E86548">
        <w:rPr>
          <w:shd w:val="clear" w:color="auto" w:fill="F7F7F8"/>
        </w:rPr>
        <w:t xml:space="preserve"> </w:t>
      </w:r>
      <w:r w:rsidRPr="00E86548">
        <w:t>visualizing how data and interactions flow within the system.</w:t>
      </w:r>
      <w:r w:rsidR="005C1986" w:rsidRPr="005C1986">
        <w:rPr>
          <w:b/>
          <w:noProof/>
          <w:sz w:val="40"/>
          <w:szCs w:val="40"/>
          <w:lang w:val="en-GB" w:eastAsia="en-GB"/>
        </w:rPr>
        <w:t xml:space="preserve"> </w:t>
      </w:r>
    </w:p>
    <w:p w14:paraId="5FE9A9FC" w14:textId="77777777" w:rsidR="00CA100C" w:rsidRDefault="00CA100C" w:rsidP="00E82171">
      <w:pPr>
        <w:spacing w:after="226" w:line="259" w:lineRule="auto"/>
        <w:ind w:left="0" w:right="0"/>
        <w:jc w:val="left"/>
        <w:rPr>
          <w:b/>
          <w:noProof/>
          <w:sz w:val="40"/>
          <w:szCs w:val="40"/>
          <w:lang w:val="en-GB" w:eastAsia="en-GB"/>
        </w:rPr>
      </w:pPr>
    </w:p>
    <w:p w14:paraId="222B0C5A" w14:textId="77777777" w:rsidR="00F74ABC" w:rsidDel="0044533D" w:rsidRDefault="00E82171">
      <w:pPr>
        <w:spacing w:after="226" w:line="259" w:lineRule="auto"/>
        <w:ind w:left="0" w:right="0"/>
        <w:jc w:val="center"/>
        <w:rPr>
          <w:del w:id="202" w:author="Jamal Muhammad" w:date="2023-11-14T09:24:00Z"/>
          <w:b/>
          <w:noProof/>
          <w:sz w:val="40"/>
          <w:szCs w:val="40"/>
          <w:lang w:val="en-GB" w:eastAsia="en-GB"/>
        </w:rPr>
        <w:pPrChange w:id="203" w:author="Muhammad Ismail Mangrio" w:date="2023-11-13T10:38:00Z">
          <w:pPr>
            <w:spacing w:after="226" w:line="259" w:lineRule="auto"/>
            <w:ind w:left="0" w:right="0"/>
            <w:jc w:val="left"/>
          </w:pPr>
        </w:pPrChange>
      </w:pPr>
      <w:commentRangeStart w:id="204"/>
      <w:r>
        <w:rPr>
          <w:b/>
          <w:noProof/>
          <w:sz w:val="40"/>
          <w:szCs w:val="40"/>
        </w:rPr>
        <w:drawing>
          <wp:inline distT="0" distB="0" distL="0" distR="0" wp14:anchorId="047B1763" wp14:editId="199DED1D">
            <wp:extent cx="4851400" cy="42799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4279900"/>
                    </a:xfrm>
                    <a:prstGeom prst="rect">
                      <a:avLst/>
                    </a:prstGeom>
                  </pic:spPr>
                </pic:pic>
              </a:graphicData>
            </a:graphic>
          </wp:inline>
        </w:drawing>
      </w:r>
      <w:commentRangeEnd w:id="204"/>
      <w:r w:rsidR="004D61B6">
        <w:rPr>
          <w:rStyle w:val="CommentReference"/>
        </w:rPr>
        <w:commentReference w:id="204"/>
      </w:r>
    </w:p>
    <w:p w14:paraId="6885B06F" w14:textId="77777777" w:rsidR="00F74ABC" w:rsidDel="0044533D" w:rsidRDefault="00F74ABC" w:rsidP="0044533D">
      <w:pPr>
        <w:spacing w:after="226" w:line="259" w:lineRule="auto"/>
        <w:ind w:left="0" w:right="0"/>
        <w:jc w:val="center"/>
        <w:rPr>
          <w:del w:id="205" w:author="Jamal Muhammad" w:date="2023-11-14T09:24:00Z"/>
          <w:shd w:val="clear" w:color="auto" w:fill="F7F7F8"/>
        </w:rPr>
        <w:pPrChange w:id="206" w:author="Jamal Muhammad" w:date="2023-11-14T09:24:00Z">
          <w:pPr>
            <w:spacing w:after="226" w:line="259" w:lineRule="auto"/>
            <w:ind w:left="0" w:right="0"/>
            <w:jc w:val="left"/>
          </w:pPr>
        </w:pPrChange>
      </w:pPr>
    </w:p>
    <w:p w14:paraId="6BCE870F" w14:textId="2176751C" w:rsidR="000F559F" w:rsidRPr="0044533D" w:rsidRDefault="0044533D" w:rsidP="0044533D">
      <w:pPr>
        <w:pStyle w:val="Caption"/>
        <w:jc w:val="center"/>
        <w:rPr>
          <w:u w:val="single"/>
          <w:shd w:val="clear" w:color="auto" w:fill="F7F7F8"/>
          <w:rPrChange w:id="207" w:author="Jamal Muhammad" w:date="2023-11-14T09:24:00Z">
            <w:rPr>
              <w:i/>
              <w:shd w:val="clear" w:color="auto" w:fill="F7F7F8"/>
            </w:rPr>
          </w:rPrChange>
        </w:rPr>
        <w:pPrChange w:id="208" w:author="Jamal Muhammad" w:date="2023-11-14T09:24:00Z">
          <w:pPr>
            <w:spacing w:after="226" w:line="259" w:lineRule="auto"/>
            <w:ind w:left="0" w:right="0"/>
            <w:jc w:val="center"/>
          </w:pPr>
        </w:pPrChange>
      </w:pPr>
      <w:ins w:id="209" w:author="Jamal Muhammad" w:date="2023-11-14T09:24:00Z">
        <w:r w:rsidRPr="0044533D">
          <w:rPr>
            <w:u w:val="single"/>
            <w:rPrChange w:id="210" w:author="Jamal Muhammad" w:date="2023-11-14T09:24:00Z">
              <w:rPr/>
            </w:rPrChange>
          </w:rPr>
          <w:t>Figure</w:t>
        </w:r>
        <w:r w:rsidRPr="0044533D">
          <w:rPr>
            <w:u w:val="single"/>
            <w:shd w:val="clear" w:color="auto" w:fill="F7F7F8"/>
            <w:rPrChange w:id="211" w:author="Jamal Muhammad" w:date="2023-11-14T09:24:00Z">
              <w:rPr>
                <w:i/>
                <w:shd w:val="clear" w:color="auto" w:fill="F7F7F8"/>
              </w:rPr>
            </w:rPrChange>
          </w:rPr>
          <w:t xml:space="preserve"> 4 </w:t>
        </w:r>
      </w:ins>
      <w:r w:rsidR="000F559F" w:rsidRPr="0044533D">
        <w:rPr>
          <w:u w:val="single"/>
          <w:shd w:val="clear" w:color="auto" w:fill="F7F7F8"/>
          <w:rPrChange w:id="212" w:author="Jamal Muhammad" w:date="2023-11-14T09:24:00Z">
            <w:rPr>
              <w:i/>
              <w:shd w:val="clear" w:color="auto" w:fill="F7F7F8"/>
            </w:rPr>
          </w:rPrChange>
        </w:rPr>
        <w:t>Class Diagram</w:t>
      </w:r>
    </w:p>
    <w:p w14:paraId="6D204A80" w14:textId="77777777" w:rsidR="00F74ABC" w:rsidRDefault="00F74ABC" w:rsidP="00F74ABC">
      <w:pPr>
        <w:spacing w:after="226" w:line="259" w:lineRule="auto"/>
        <w:ind w:left="0" w:right="0"/>
        <w:jc w:val="left"/>
        <w:rPr>
          <w:shd w:val="clear" w:color="auto" w:fill="F7F7F8"/>
        </w:rPr>
      </w:pPr>
    </w:p>
    <w:p w14:paraId="16C85AEB" w14:textId="77777777" w:rsidR="0044533D" w:rsidRDefault="0044533D" w:rsidP="000F559F">
      <w:pPr>
        <w:jc w:val="center"/>
        <w:rPr>
          <w:ins w:id="213" w:author="Jamal Muhammad" w:date="2023-11-14T09:25:00Z"/>
          <w:shd w:val="clear" w:color="auto" w:fill="F7F7F8"/>
        </w:rPr>
      </w:pPr>
    </w:p>
    <w:p w14:paraId="4F670CCE" w14:textId="77777777" w:rsidR="0044533D" w:rsidRDefault="0044533D" w:rsidP="000F559F">
      <w:pPr>
        <w:jc w:val="center"/>
        <w:rPr>
          <w:ins w:id="214" w:author="Jamal Muhammad" w:date="2023-11-14T09:25:00Z"/>
          <w:shd w:val="clear" w:color="auto" w:fill="F7F7F8"/>
        </w:rPr>
      </w:pPr>
    </w:p>
    <w:p w14:paraId="09B33CE6" w14:textId="77777777" w:rsidR="0044533D" w:rsidRDefault="0044533D" w:rsidP="000F559F">
      <w:pPr>
        <w:jc w:val="center"/>
        <w:rPr>
          <w:ins w:id="215" w:author="Jamal Muhammad" w:date="2023-11-14T09:25:00Z"/>
          <w:shd w:val="clear" w:color="auto" w:fill="F7F7F8"/>
        </w:rPr>
      </w:pPr>
    </w:p>
    <w:p w14:paraId="65532C75" w14:textId="77777777" w:rsidR="0044533D" w:rsidRDefault="0044533D" w:rsidP="000F559F">
      <w:pPr>
        <w:jc w:val="center"/>
        <w:rPr>
          <w:ins w:id="216" w:author="Jamal Muhammad" w:date="2023-11-14T09:25:00Z"/>
          <w:shd w:val="clear" w:color="auto" w:fill="F7F7F8"/>
        </w:rPr>
      </w:pPr>
    </w:p>
    <w:p w14:paraId="0AD6FAAD" w14:textId="092B8327" w:rsidR="000F559F" w:rsidRDefault="000F559F" w:rsidP="000F559F">
      <w:pPr>
        <w:jc w:val="center"/>
        <w:rPr>
          <w:shd w:val="clear" w:color="auto" w:fill="F7F7F8"/>
        </w:rPr>
      </w:pPr>
      <w:r>
        <w:rPr>
          <w:shd w:val="clear" w:color="auto" w:fill="F7F7F8"/>
        </w:rPr>
        <w:t xml:space="preserve"> </w:t>
      </w:r>
    </w:p>
    <w:p w14:paraId="745B8128" w14:textId="77777777" w:rsidR="006F1ADB" w:rsidRDefault="006F1ADB" w:rsidP="000F559F">
      <w:pPr>
        <w:ind w:left="0" w:firstLine="0"/>
        <w:rPr>
          <w:shd w:val="clear" w:color="auto" w:fill="F7F7F8"/>
        </w:rPr>
      </w:pPr>
    </w:p>
    <w:p w14:paraId="7576D237" w14:textId="77777777" w:rsidR="003A2734" w:rsidRDefault="006F093B" w:rsidP="003A2734">
      <w:pPr>
        <w:pStyle w:val="Heading2"/>
      </w:pPr>
      <w:bookmarkStart w:id="217" w:name="_Toc150763600"/>
      <w:r>
        <w:lastRenderedPageBreak/>
        <w:t>4.3. Sequence Diagram</w:t>
      </w:r>
      <w:bookmarkEnd w:id="217"/>
    </w:p>
    <w:p w14:paraId="6A6B7D64" w14:textId="77777777" w:rsidR="003A2734" w:rsidRDefault="003A2734" w:rsidP="003A2734"/>
    <w:p w14:paraId="38B65772" w14:textId="77777777" w:rsidR="00277570" w:rsidRPr="003A2734" w:rsidRDefault="00277570" w:rsidP="003A2734"/>
    <w:p w14:paraId="46457C64" w14:textId="66C766A4" w:rsidR="003A2734" w:rsidDel="0044533D" w:rsidRDefault="001D5F49" w:rsidP="003A2734">
      <w:pPr>
        <w:rPr>
          <w:del w:id="218" w:author="Jamal Muhammad" w:date="2023-11-14T09:26:00Z"/>
        </w:rPr>
      </w:pPr>
      <w:r w:rsidRPr="003A2734">
        <w:t xml:space="preserve">Use Case Scenario: Search Desired </w:t>
      </w:r>
      <w:del w:id="219" w:author="Jamal Muhammad" w:date="2023-11-14T09:26:00Z">
        <w:r w:rsidRPr="003A2734" w:rsidDel="0044533D">
          <w:delText>School</w:delText>
        </w:r>
      </w:del>
    </w:p>
    <w:p w14:paraId="72C1E935" w14:textId="0AB98F80" w:rsidR="003A2734" w:rsidDel="0044533D" w:rsidRDefault="0044533D" w:rsidP="0044533D">
      <w:pPr>
        <w:rPr>
          <w:del w:id="220" w:author="Jamal Muhammad" w:date="2023-11-14T09:25:00Z"/>
        </w:rPr>
      </w:pPr>
      <w:commentRangeStart w:id="221"/>
      <w:del w:id="222" w:author="Jamal Muhammad" w:date="2023-11-14T09:26:00Z">
        <w:r w:rsidDel="0044533D">
          <w:rPr>
            <w:noProof/>
          </w:rPr>
          <w:drawing>
            <wp:anchor distT="0" distB="0" distL="114300" distR="114300" simplePos="0" relativeHeight="251658240" behindDoc="1" locked="0" layoutInCell="1" allowOverlap="1" wp14:anchorId="0BDA44D3" wp14:editId="3A61F5ED">
              <wp:simplePos x="0" y="0"/>
              <wp:positionH relativeFrom="margin">
                <wp:align>right</wp:align>
              </wp:positionH>
              <wp:positionV relativeFrom="paragraph">
                <wp:posOffset>277495</wp:posOffset>
              </wp:positionV>
              <wp:extent cx="5934710" cy="6256020"/>
              <wp:effectExtent l="0" t="0" r="8890" b="0"/>
              <wp:wrapTight wrapText="bothSides">
                <wp:wrapPolygon edited="0">
                  <wp:start x="0" y="0"/>
                  <wp:lineTo x="0" y="21508"/>
                  <wp:lineTo x="21563" y="21508"/>
                  <wp:lineTo x="215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_ Search for School.jpg"/>
                      <pic:cNvPicPr/>
                    </pic:nvPicPr>
                    <pic:blipFill>
                      <a:blip r:embed="rId12">
                        <a:extLst>
                          <a:ext uri="{28A0092B-C50C-407E-A947-70E740481C1C}">
                            <a14:useLocalDpi xmlns:a14="http://schemas.microsoft.com/office/drawing/2010/main" val="0"/>
                          </a:ext>
                        </a:extLst>
                      </a:blip>
                      <a:stretch>
                        <a:fillRect/>
                      </a:stretch>
                    </pic:blipFill>
                    <pic:spPr>
                      <a:xfrm>
                        <a:off x="0" y="0"/>
                        <a:ext cx="5934710" cy="6256020"/>
                      </a:xfrm>
                      <a:prstGeom prst="rect">
                        <a:avLst/>
                      </a:prstGeom>
                    </pic:spPr>
                  </pic:pic>
                </a:graphicData>
              </a:graphic>
            </wp:anchor>
          </w:drawing>
        </w:r>
      </w:del>
      <w:commentRangeEnd w:id="221"/>
    </w:p>
    <w:p w14:paraId="141C9124" w14:textId="74FB797C" w:rsidR="00277570" w:rsidDel="0044533D" w:rsidRDefault="00277570" w:rsidP="0044533D">
      <w:pPr>
        <w:ind w:left="0" w:firstLine="0"/>
        <w:rPr>
          <w:del w:id="223" w:author="Jamal Muhammad" w:date="2023-11-14T09:25:00Z"/>
        </w:rPr>
        <w:pPrChange w:id="224" w:author="Jamal Muhammad" w:date="2023-11-14T09:25:00Z">
          <w:pPr/>
        </w:pPrChange>
      </w:pPr>
    </w:p>
    <w:p w14:paraId="26F8C15C" w14:textId="256B6B01" w:rsidR="00277570" w:rsidRDefault="0044533D" w:rsidP="0044533D">
      <w:pPr>
        <w:pStyle w:val="Caption"/>
        <w:jc w:val="center"/>
        <w:pPrChange w:id="225" w:author="Jamal Muhammad" w:date="2023-11-14T09:27:00Z">
          <w:pPr/>
        </w:pPrChange>
      </w:pPr>
      <w:ins w:id="226" w:author="Jamal Muhammad" w:date="2023-11-14T09:26:00Z">
        <w:r w:rsidRPr="0044533D">
          <w:rPr>
            <w:sz w:val="20"/>
            <w:rPrChange w:id="227" w:author="Jamal Muhammad" w:date="2023-11-14T09:27:00Z">
              <w:rPr/>
            </w:rPrChange>
          </w:rPr>
          <w:t>Figure 5 Sequence Diagram of Se</w:t>
        </w:r>
      </w:ins>
      <w:ins w:id="228" w:author="Jamal Muhammad" w:date="2023-11-14T09:27:00Z">
        <w:r w:rsidRPr="0044533D">
          <w:rPr>
            <w:sz w:val="20"/>
            <w:rPrChange w:id="229" w:author="Jamal Muhammad" w:date="2023-11-14T09:27:00Z">
              <w:rPr/>
            </w:rPrChange>
          </w:rPr>
          <w:t>arch and Selecting School</w:t>
        </w:r>
      </w:ins>
    </w:p>
    <w:p w14:paraId="301EB180" w14:textId="494772CB" w:rsidR="006F093B" w:rsidRPr="0094471B" w:rsidRDefault="004D61B6" w:rsidP="003A2734">
      <w:pPr>
        <w:rPr>
          <w:sz w:val="28"/>
        </w:rPr>
      </w:pPr>
      <w:r>
        <w:rPr>
          <w:rStyle w:val="CommentReference"/>
        </w:rPr>
        <w:commentReference w:id="221"/>
      </w:r>
    </w:p>
    <w:p w14:paraId="248C557E" w14:textId="77777777" w:rsidR="006F093B" w:rsidRDefault="006F093B" w:rsidP="006F093B">
      <w:pPr>
        <w:pStyle w:val="ListParagraph"/>
        <w:spacing w:after="226" w:line="259" w:lineRule="auto"/>
        <w:ind w:left="0" w:right="0" w:firstLine="0"/>
        <w:jc w:val="left"/>
        <w:rPr>
          <w:sz w:val="32"/>
          <w:szCs w:val="32"/>
        </w:rPr>
      </w:pPr>
    </w:p>
    <w:p w14:paraId="36B87C05" w14:textId="77777777" w:rsidR="00E57394" w:rsidRDefault="00E57394" w:rsidP="006F093B">
      <w:pPr>
        <w:pStyle w:val="ListParagraph"/>
        <w:spacing w:after="226" w:line="259" w:lineRule="auto"/>
        <w:ind w:left="0" w:right="0" w:firstLine="0"/>
        <w:jc w:val="left"/>
        <w:rPr>
          <w:sz w:val="32"/>
          <w:szCs w:val="32"/>
        </w:rPr>
      </w:pPr>
    </w:p>
    <w:p w14:paraId="5E7A9CF6" w14:textId="77777777" w:rsidR="00AA76A8" w:rsidRDefault="00AA76A8" w:rsidP="006F093B">
      <w:pPr>
        <w:pStyle w:val="ListParagraph"/>
        <w:spacing w:after="226" w:line="259" w:lineRule="auto"/>
        <w:ind w:left="0" w:right="0" w:firstLine="0"/>
        <w:jc w:val="left"/>
        <w:rPr>
          <w:sz w:val="32"/>
          <w:szCs w:val="32"/>
        </w:rPr>
      </w:pPr>
    </w:p>
    <w:p w14:paraId="20E47EB5" w14:textId="77777777" w:rsidR="006F093B" w:rsidRDefault="006F093B" w:rsidP="006F093B">
      <w:pPr>
        <w:pStyle w:val="ListParagraph"/>
        <w:spacing w:after="226" w:line="259" w:lineRule="auto"/>
        <w:ind w:left="0" w:right="0" w:firstLine="0"/>
        <w:jc w:val="left"/>
        <w:rPr>
          <w:szCs w:val="32"/>
        </w:rPr>
      </w:pPr>
      <w:r w:rsidRPr="006F093B">
        <w:rPr>
          <w:szCs w:val="32"/>
        </w:rPr>
        <w:t>Use Case Scenario: Login/Signup</w:t>
      </w:r>
    </w:p>
    <w:p w14:paraId="78DDAA76" w14:textId="77777777" w:rsidR="00AA76A8" w:rsidRDefault="00AA76A8" w:rsidP="006F093B">
      <w:pPr>
        <w:pStyle w:val="ListParagraph"/>
        <w:spacing w:after="226" w:line="259" w:lineRule="auto"/>
        <w:ind w:left="0" w:right="0" w:firstLine="0"/>
        <w:jc w:val="left"/>
        <w:rPr>
          <w:szCs w:val="32"/>
        </w:rPr>
      </w:pPr>
    </w:p>
    <w:p w14:paraId="6AE1605C" w14:textId="77777777" w:rsidR="00AA76A8" w:rsidRPr="006F093B" w:rsidRDefault="00AA76A8" w:rsidP="006F093B">
      <w:pPr>
        <w:pStyle w:val="ListParagraph"/>
        <w:spacing w:after="226" w:line="259" w:lineRule="auto"/>
        <w:ind w:left="0" w:right="0" w:firstLine="0"/>
        <w:jc w:val="left"/>
        <w:rPr>
          <w:szCs w:val="32"/>
        </w:rPr>
      </w:pPr>
    </w:p>
    <w:p w14:paraId="633A8E0C" w14:textId="77777777" w:rsidR="006F093B" w:rsidRDefault="006F093B" w:rsidP="006F093B">
      <w:pPr>
        <w:pStyle w:val="ListParagraph"/>
        <w:spacing w:after="226" w:line="259" w:lineRule="auto"/>
        <w:ind w:left="0" w:right="0" w:firstLine="0"/>
        <w:jc w:val="left"/>
        <w:rPr>
          <w:sz w:val="32"/>
          <w:szCs w:val="32"/>
        </w:rPr>
      </w:pPr>
      <w:commentRangeStart w:id="230"/>
      <w:r>
        <w:rPr>
          <w:noProof/>
          <w:sz w:val="32"/>
          <w:szCs w:val="32"/>
        </w:rPr>
        <w:drawing>
          <wp:inline distT="0" distB="0" distL="0" distR="0" wp14:anchorId="2C01C6FD" wp14:editId="5B3B9F9D">
            <wp:extent cx="5934710" cy="59664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Login.jpg"/>
                    <pic:cNvPicPr/>
                  </pic:nvPicPr>
                  <pic:blipFill>
                    <a:blip r:embed="rId13">
                      <a:extLst>
                        <a:ext uri="{28A0092B-C50C-407E-A947-70E740481C1C}">
                          <a14:useLocalDpi xmlns:a14="http://schemas.microsoft.com/office/drawing/2010/main" val="0"/>
                        </a:ext>
                      </a:extLst>
                    </a:blip>
                    <a:stretch>
                      <a:fillRect/>
                    </a:stretch>
                  </pic:blipFill>
                  <pic:spPr>
                    <a:xfrm>
                      <a:off x="0" y="0"/>
                      <a:ext cx="5934710" cy="5966460"/>
                    </a:xfrm>
                    <a:prstGeom prst="rect">
                      <a:avLst/>
                    </a:prstGeom>
                  </pic:spPr>
                </pic:pic>
              </a:graphicData>
            </a:graphic>
          </wp:inline>
        </w:drawing>
      </w:r>
      <w:commentRangeEnd w:id="230"/>
      <w:r w:rsidR="004D61B6">
        <w:rPr>
          <w:rStyle w:val="CommentReference"/>
        </w:rPr>
        <w:commentReference w:id="230"/>
      </w:r>
    </w:p>
    <w:p w14:paraId="58686076" w14:textId="77777777" w:rsidR="006F093B" w:rsidRDefault="006F093B" w:rsidP="006F093B">
      <w:pPr>
        <w:pStyle w:val="ListParagraph"/>
        <w:spacing w:after="226" w:line="259" w:lineRule="auto"/>
        <w:ind w:left="0" w:right="0" w:firstLine="0"/>
        <w:jc w:val="left"/>
        <w:rPr>
          <w:sz w:val="32"/>
          <w:szCs w:val="32"/>
        </w:rPr>
      </w:pPr>
    </w:p>
    <w:p w14:paraId="3749839B" w14:textId="2D9417E6" w:rsidR="006F093B" w:rsidRPr="007E0EDC" w:rsidDel="007E0EDC" w:rsidRDefault="0044533D" w:rsidP="007E0EDC">
      <w:pPr>
        <w:pStyle w:val="Caption"/>
        <w:jc w:val="center"/>
        <w:rPr>
          <w:del w:id="231" w:author="Jamal Muhammad" w:date="2023-11-14T09:28:00Z"/>
          <w:rPrChange w:id="232" w:author="Jamal Muhammad" w:date="2023-11-14T09:28:00Z">
            <w:rPr>
              <w:del w:id="233" w:author="Jamal Muhammad" w:date="2023-11-14T09:28:00Z"/>
              <w:sz w:val="32"/>
              <w:szCs w:val="32"/>
            </w:rPr>
          </w:rPrChange>
        </w:rPr>
        <w:pPrChange w:id="234" w:author="Jamal Muhammad" w:date="2023-11-14T09:28:00Z">
          <w:pPr>
            <w:pStyle w:val="ListParagraph"/>
            <w:spacing w:after="226" w:line="259" w:lineRule="auto"/>
            <w:ind w:left="0" w:right="0" w:firstLine="0"/>
            <w:jc w:val="left"/>
          </w:pPr>
        </w:pPrChange>
      </w:pPr>
      <w:ins w:id="235" w:author="Jamal Muhammad" w:date="2023-11-14T09:27:00Z">
        <w:r w:rsidRPr="00C659F5">
          <w:rPr>
            <w:sz w:val="20"/>
          </w:rPr>
          <w:t>Figure</w:t>
        </w:r>
        <w:r>
          <w:rPr>
            <w:sz w:val="20"/>
          </w:rPr>
          <w:t xml:space="preserve"> 6 Sequence Diagram of Login/</w:t>
        </w:r>
        <w:proofErr w:type="spellStart"/>
        <w:r>
          <w:rPr>
            <w:sz w:val="20"/>
          </w:rPr>
          <w:t>Register</w:t>
        </w:r>
      </w:ins>
    </w:p>
    <w:p w14:paraId="1A4AAB00" w14:textId="77777777" w:rsidR="006F093B" w:rsidDel="007E0EDC" w:rsidRDefault="006F093B" w:rsidP="006F093B">
      <w:pPr>
        <w:pStyle w:val="ListParagraph"/>
        <w:spacing w:after="226" w:line="259" w:lineRule="auto"/>
        <w:ind w:left="0" w:right="0" w:firstLine="0"/>
        <w:jc w:val="left"/>
        <w:rPr>
          <w:del w:id="236" w:author="Jamal Muhammad" w:date="2023-11-14T09:28:00Z"/>
          <w:sz w:val="32"/>
          <w:szCs w:val="32"/>
        </w:rPr>
      </w:pPr>
    </w:p>
    <w:p w14:paraId="75C8A2D4" w14:textId="217D4C88" w:rsidR="007E0EDC" w:rsidRDefault="007E0EDC" w:rsidP="007E0EDC">
      <w:pPr>
        <w:pStyle w:val="ListParagraph"/>
        <w:spacing w:after="226" w:line="259" w:lineRule="auto"/>
        <w:ind w:left="0" w:right="0" w:firstLine="0"/>
        <w:jc w:val="left"/>
        <w:rPr>
          <w:moveTo w:id="237" w:author="Jamal Muhammad" w:date="2023-11-14T09:28:00Z"/>
          <w:szCs w:val="32"/>
        </w:rPr>
      </w:pPr>
      <w:moveToRangeStart w:id="238" w:author="Jamal Muhammad" w:date="2023-11-14T09:28:00Z" w:name="move150846544"/>
      <w:moveTo w:id="239" w:author="Jamal Muhammad" w:date="2023-11-14T09:28:00Z">
        <w:r>
          <w:rPr>
            <w:szCs w:val="32"/>
          </w:rPr>
          <w:lastRenderedPageBreak/>
          <w:t>Use</w:t>
        </w:r>
        <w:proofErr w:type="spellEnd"/>
        <w:r>
          <w:rPr>
            <w:szCs w:val="32"/>
          </w:rPr>
          <w:t xml:space="preserve"> Case Scenario: AI</w:t>
        </w:r>
        <w:r w:rsidRPr="006F093B">
          <w:rPr>
            <w:szCs w:val="32"/>
          </w:rPr>
          <w:t xml:space="preserve"> Recommendation</w:t>
        </w:r>
      </w:moveTo>
    </w:p>
    <w:moveToRangeEnd w:id="238"/>
    <w:p w14:paraId="3D8EE2BC" w14:textId="48E34E17" w:rsidR="006F093B" w:rsidDel="007E0EDC" w:rsidRDefault="007E0EDC" w:rsidP="006F093B">
      <w:pPr>
        <w:pStyle w:val="ListParagraph"/>
        <w:spacing w:after="226" w:line="259" w:lineRule="auto"/>
        <w:ind w:left="0" w:right="0" w:firstLine="0"/>
        <w:jc w:val="left"/>
        <w:rPr>
          <w:del w:id="240" w:author="Jamal Muhammad" w:date="2023-11-14T09:28:00Z"/>
          <w:sz w:val="32"/>
          <w:szCs w:val="32"/>
        </w:rPr>
      </w:pPr>
      <w:ins w:id="241" w:author="Jamal Muhammad" w:date="2023-11-14T09:28:00Z">
        <w:r>
          <w:rPr>
            <w:noProof/>
            <w:sz w:val="32"/>
            <w:szCs w:val="32"/>
          </w:rPr>
          <w:drawing>
            <wp:anchor distT="0" distB="0" distL="114300" distR="114300" simplePos="0" relativeHeight="251659264" behindDoc="0" locked="0" layoutInCell="1" allowOverlap="1" wp14:anchorId="564CB65B" wp14:editId="4582B330">
              <wp:simplePos x="0" y="0"/>
              <wp:positionH relativeFrom="margin">
                <wp:posOffset>-104775</wp:posOffset>
              </wp:positionH>
              <wp:positionV relativeFrom="paragraph">
                <wp:posOffset>312420</wp:posOffset>
              </wp:positionV>
              <wp:extent cx="5934710" cy="6568440"/>
              <wp:effectExtent l="0" t="0" r="8890" b="3810"/>
              <wp:wrapThrough wrapText="bothSides">
                <wp:wrapPolygon edited="0">
                  <wp:start x="0" y="0"/>
                  <wp:lineTo x="0" y="21550"/>
                  <wp:lineTo x="21563" y="21550"/>
                  <wp:lineTo x="215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 Ai Recommendations.jpg"/>
                      <pic:cNvPicPr/>
                    </pic:nvPicPr>
                    <pic:blipFill>
                      <a:blip r:embed="rId14">
                        <a:extLst>
                          <a:ext uri="{28A0092B-C50C-407E-A947-70E740481C1C}">
                            <a14:useLocalDpi xmlns:a14="http://schemas.microsoft.com/office/drawing/2010/main" val="0"/>
                          </a:ext>
                        </a:extLst>
                      </a:blip>
                      <a:stretch>
                        <a:fillRect/>
                      </a:stretch>
                    </pic:blipFill>
                    <pic:spPr>
                      <a:xfrm>
                        <a:off x="0" y="0"/>
                        <a:ext cx="5934710" cy="6568440"/>
                      </a:xfrm>
                      <a:prstGeom prst="rect">
                        <a:avLst/>
                      </a:prstGeom>
                    </pic:spPr>
                  </pic:pic>
                </a:graphicData>
              </a:graphic>
            </wp:anchor>
          </w:drawing>
        </w:r>
      </w:ins>
    </w:p>
    <w:p w14:paraId="2D9D27EE" w14:textId="038F33CF" w:rsidR="006F093B" w:rsidDel="007E0EDC" w:rsidRDefault="006F093B" w:rsidP="006F093B">
      <w:pPr>
        <w:pStyle w:val="ListParagraph"/>
        <w:spacing w:after="226" w:line="259" w:lineRule="auto"/>
        <w:ind w:left="0" w:right="0" w:firstLine="0"/>
        <w:jc w:val="left"/>
        <w:rPr>
          <w:del w:id="242" w:author="Jamal Muhammad" w:date="2023-11-14T09:28:00Z"/>
          <w:sz w:val="32"/>
          <w:szCs w:val="32"/>
        </w:rPr>
      </w:pPr>
    </w:p>
    <w:p w14:paraId="76395DD8" w14:textId="27A1B2F4" w:rsidR="007E0EDC" w:rsidRDefault="007E0EDC" w:rsidP="007E0EDC">
      <w:pPr>
        <w:pStyle w:val="Caption"/>
        <w:jc w:val="center"/>
        <w:rPr>
          <w:ins w:id="243" w:author="Jamal Muhammad" w:date="2023-11-14T09:29:00Z"/>
        </w:rPr>
      </w:pPr>
      <w:ins w:id="244" w:author="Jamal Muhammad" w:date="2023-11-14T09:29:00Z">
        <w:r w:rsidRPr="00C659F5">
          <w:rPr>
            <w:sz w:val="20"/>
          </w:rPr>
          <w:t>Figure</w:t>
        </w:r>
        <w:r>
          <w:rPr>
            <w:sz w:val="20"/>
          </w:rPr>
          <w:t xml:space="preserve"> 7</w:t>
        </w:r>
        <w:r w:rsidRPr="00C659F5">
          <w:rPr>
            <w:sz w:val="20"/>
          </w:rPr>
          <w:t xml:space="preserve"> Sequence Diagram of </w:t>
        </w:r>
        <w:r>
          <w:rPr>
            <w:sz w:val="20"/>
          </w:rPr>
          <w:t>AI Recommendation and Personalized Results</w:t>
        </w:r>
      </w:ins>
    </w:p>
    <w:p w14:paraId="0111A2F1" w14:textId="2B299044" w:rsidR="006F093B" w:rsidDel="007E0EDC" w:rsidRDefault="006F093B" w:rsidP="006F093B">
      <w:pPr>
        <w:pStyle w:val="ListParagraph"/>
        <w:spacing w:after="226" w:line="259" w:lineRule="auto"/>
        <w:ind w:left="0" w:right="0" w:firstLine="0"/>
        <w:jc w:val="left"/>
        <w:rPr>
          <w:del w:id="245" w:author="Jamal Muhammad" w:date="2023-11-14T09:28:00Z"/>
          <w:sz w:val="32"/>
          <w:szCs w:val="32"/>
        </w:rPr>
      </w:pPr>
      <w:bookmarkStart w:id="246" w:name="_GoBack"/>
      <w:bookmarkEnd w:id="246"/>
    </w:p>
    <w:p w14:paraId="1CA4A3FC" w14:textId="5DF51BAD" w:rsidR="006F093B" w:rsidDel="007E0EDC" w:rsidRDefault="006F093B" w:rsidP="006F093B">
      <w:pPr>
        <w:pStyle w:val="ListParagraph"/>
        <w:spacing w:after="226" w:line="259" w:lineRule="auto"/>
        <w:ind w:left="0" w:right="0" w:firstLine="0"/>
        <w:jc w:val="left"/>
        <w:rPr>
          <w:del w:id="247" w:author="Jamal Muhammad" w:date="2023-11-14T09:28:00Z"/>
          <w:sz w:val="32"/>
          <w:szCs w:val="32"/>
        </w:rPr>
      </w:pPr>
    </w:p>
    <w:p w14:paraId="7333C95F" w14:textId="3DB83B6D" w:rsidR="006F093B" w:rsidDel="007E0EDC" w:rsidRDefault="008D5AB2" w:rsidP="006F093B">
      <w:pPr>
        <w:pStyle w:val="ListParagraph"/>
        <w:spacing w:after="226" w:line="259" w:lineRule="auto"/>
        <w:ind w:left="0" w:right="0" w:firstLine="0"/>
        <w:jc w:val="left"/>
        <w:rPr>
          <w:moveFrom w:id="248" w:author="Jamal Muhammad" w:date="2023-11-14T09:28:00Z"/>
          <w:szCs w:val="32"/>
        </w:rPr>
      </w:pPr>
      <w:moveFromRangeStart w:id="249" w:author="Jamal Muhammad" w:date="2023-11-14T09:28:00Z" w:name="move150846544"/>
      <w:moveFrom w:id="250" w:author="Jamal Muhammad" w:date="2023-11-14T09:28:00Z">
        <w:r w:rsidDel="007E0EDC">
          <w:rPr>
            <w:szCs w:val="32"/>
          </w:rPr>
          <w:t>Use Case Scenario: AI</w:t>
        </w:r>
        <w:r w:rsidR="006F093B" w:rsidRPr="006F093B" w:rsidDel="007E0EDC">
          <w:rPr>
            <w:szCs w:val="32"/>
          </w:rPr>
          <w:t xml:space="preserve"> Recommendation</w:t>
        </w:r>
      </w:moveFrom>
    </w:p>
    <w:moveFromRangeEnd w:id="249"/>
    <w:p w14:paraId="24C12A27" w14:textId="508CE969" w:rsidR="008D5AB2" w:rsidRDefault="008D5AB2" w:rsidP="006F093B">
      <w:pPr>
        <w:pStyle w:val="ListParagraph"/>
        <w:spacing w:after="226" w:line="259" w:lineRule="auto"/>
        <w:ind w:left="0" w:right="0" w:firstLine="0"/>
        <w:jc w:val="left"/>
        <w:rPr>
          <w:sz w:val="32"/>
          <w:szCs w:val="32"/>
        </w:rPr>
      </w:pPr>
    </w:p>
    <w:p w14:paraId="217AD3F1" w14:textId="0DBB92E2" w:rsidR="006F093B" w:rsidRPr="0062722A" w:rsidRDefault="006F093B" w:rsidP="006F093B">
      <w:pPr>
        <w:pStyle w:val="ListParagraph"/>
        <w:spacing w:after="226" w:line="259" w:lineRule="auto"/>
        <w:ind w:left="0" w:right="0" w:firstLine="0"/>
        <w:jc w:val="left"/>
        <w:rPr>
          <w:sz w:val="32"/>
          <w:szCs w:val="32"/>
        </w:rPr>
      </w:pPr>
      <w:commentRangeStart w:id="251"/>
      <w:del w:id="252" w:author="Jamal Muhammad" w:date="2023-11-14T09:28:00Z">
        <w:r w:rsidDel="007E0EDC">
          <w:rPr>
            <w:noProof/>
            <w:sz w:val="32"/>
            <w:szCs w:val="32"/>
          </w:rPr>
          <w:drawing>
            <wp:inline distT="0" distB="0" distL="0" distR="0" wp14:anchorId="196743B9" wp14:editId="299DC316">
              <wp:extent cx="5934710" cy="65684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 Ai Recommendations.jpg"/>
                      <pic:cNvPicPr/>
                    </pic:nvPicPr>
                    <pic:blipFill>
                      <a:blip r:embed="rId14">
                        <a:extLst>
                          <a:ext uri="{28A0092B-C50C-407E-A947-70E740481C1C}">
                            <a14:useLocalDpi xmlns:a14="http://schemas.microsoft.com/office/drawing/2010/main" val="0"/>
                          </a:ext>
                        </a:extLst>
                      </a:blip>
                      <a:stretch>
                        <a:fillRect/>
                      </a:stretch>
                    </pic:blipFill>
                    <pic:spPr>
                      <a:xfrm>
                        <a:off x="0" y="0"/>
                        <a:ext cx="5934710" cy="6568440"/>
                      </a:xfrm>
                      <a:prstGeom prst="rect">
                        <a:avLst/>
                      </a:prstGeom>
                    </pic:spPr>
                  </pic:pic>
                </a:graphicData>
              </a:graphic>
            </wp:inline>
          </w:drawing>
        </w:r>
      </w:del>
      <w:commentRangeEnd w:id="251"/>
      <w:r w:rsidR="004D61B6">
        <w:rPr>
          <w:rStyle w:val="CommentReference"/>
        </w:rPr>
        <w:commentReference w:id="251"/>
      </w:r>
    </w:p>
    <w:p w14:paraId="002179C1" w14:textId="77777777" w:rsidR="006F093B" w:rsidRDefault="006F093B" w:rsidP="005F46BF">
      <w:pPr>
        <w:jc w:val="left"/>
      </w:pPr>
    </w:p>
    <w:p w14:paraId="1F48933E" w14:textId="77777777" w:rsidR="002F495F" w:rsidRDefault="002F495F" w:rsidP="005F46BF">
      <w:pPr>
        <w:jc w:val="left"/>
      </w:pPr>
    </w:p>
    <w:p w14:paraId="3E4578DB" w14:textId="77777777" w:rsidR="002F495F" w:rsidRPr="00966799" w:rsidRDefault="002F495F" w:rsidP="005F46BF">
      <w:pPr>
        <w:jc w:val="left"/>
      </w:pPr>
    </w:p>
    <w:p w14:paraId="0A3A4ECA" w14:textId="77777777" w:rsidR="00801712" w:rsidRDefault="006F093B" w:rsidP="00B53BC7">
      <w:pPr>
        <w:pStyle w:val="Heading2"/>
      </w:pPr>
      <w:bookmarkStart w:id="253" w:name="_Toc150763601"/>
      <w:r>
        <w:lastRenderedPageBreak/>
        <w:t>4.4.</w:t>
      </w:r>
      <w:r w:rsidR="00B60456">
        <w:t xml:space="preserve"> </w:t>
      </w:r>
      <w:r w:rsidR="00801712" w:rsidRPr="00B55F8D">
        <w:t>Entity Relationship Diagram (ERD)</w:t>
      </w:r>
      <w:bookmarkEnd w:id="253"/>
    </w:p>
    <w:p w14:paraId="79ED5E11" w14:textId="77777777" w:rsidR="00AB172B" w:rsidRPr="00AB172B" w:rsidRDefault="00AB172B" w:rsidP="00AB172B"/>
    <w:p w14:paraId="223EA558" w14:textId="77777777" w:rsidR="00801712" w:rsidRPr="00004BBA" w:rsidRDefault="00801712" w:rsidP="0020787E">
      <w:pPr>
        <w:spacing w:after="226" w:line="259" w:lineRule="auto"/>
        <w:ind w:left="0" w:right="0"/>
        <w:jc w:val="left"/>
        <w:rPr>
          <w:szCs w:val="24"/>
        </w:rPr>
      </w:pPr>
      <w:r w:rsidRPr="00004BBA">
        <w:rPr>
          <w:szCs w:val="24"/>
        </w:rPr>
        <w:t xml:space="preserve">Entity-Relationship Diagram (ERD) for the </w:t>
      </w:r>
      <w:r>
        <w:rPr>
          <w:szCs w:val="24"/>
        </w:rPr>
        <w:t>School-Hub p</w:t>
      </w:r>
      <w:r w:rsidRPr="00004BBA">
        <w:rPr>
          <w:szCs w:val="24"/>
        </w:rPr>
        <w:t>roject involves identifying the entities and their attributes. Here's a simplified ERD highlighting the</w:t>
      </w:r>
      <w:r w:rsidR="0020787E">
        <w:rPr>
          <w:szCs w:val="24"/>
        </w:rPr>
        <w:t xml:space="preserve"> entities and their attributes:</w:t>
      </w:r>
    </w:p>
    <w:p w14:paraId="5859DB7D" w14:textId="77777777" w:rsidR="00801712" w:rsidRDefault="00801712" w:rsidP="0020787E">
      <w:pPr>
        <w:pStyle w:val="ListParagraph"/>
        <w:numPr>
          <w:ilvl w:val="0"/>
          <w:numId w:val="6"/>
        </w:numPr>
        <w:rPr>
          <w:b/>
          <w:sz w:val="28"/>
          <w:szCs w:val="26"/>
        </w:rPr>
      </w:pPr>
      <w:r w:rsidRPr="0020787E">
        <w:rPr>
          <w:b/>
          <w:sz w:val="28"/>
          <w:szCs w:val="26"/>
        </w:rPr>
        <w:t>Entities:</w:t>
      </w:r>
    </w:p>
    <w:p w14:paraId="0A461EEF" w14:textId="77777777" w:rsidR="0020787E" w:rsidRPr="0020787E" w:rsidRDefault="0020787E" w:rsidP="0020787E">
      <w:pPr>
        <w:pStyle w:val="ListParagraph"/>
        <w:ind w:left="851" w:firstLine="0"/>
        <w:rPr>
          <w:b/>
          <w:sz w:val="28"/>
          <w:szCs w:val="26"/>
        </w:rPr>
      </w:pPr>
    </w:p>
    <w:p w14:paraId="3F1D661B" w14:textId="77777777" w:rsidR="00801712" w:rsidRPr="001C1B95" w:rsidRDefault="00801712" w:rsidP="0020787E">
      <w:pPr>
        <w:spacing w:after="226" w:line="259" w:lineRule="auto"/>
        <w:ind w:left="851" w:right="0"/>
        <w:jc w:val="left"/>
        <w:rPr>
          <w:b/>
          <w:szCs w:val="24"/>
        </w:rPr>
      </w:pPr>
      <w:r w:rsidRPr="001C1B95">
        <w:rPr>
          <w:b/>
          <w:szCs w:val="24"/>
        </w:rPr>
        <w:t xml:space="preserve">1. </w:t>
      </w:r>
      <w:r>
        <w:rPr>
          <w:b/>
          <w:szCs w:val="24"/>
        </w:rPr>
        <w:t>Parent</w:t>
      </w:r>
      <w:r w:rsidRPr="001C1B95">
        <w:rPr>
          <w:b/>
          <w:szCs w:val="24"/>
        </w:rPr>
        <w:t>:</w:t>
      </w:r>
    </w:p>
    <w:p w14:paraId="65E2E4E2" w14:textId="77777777" w:rsidR="00801712" w:rsidRPr="00CB5C2E" w:rsidRDefault="00801712" w:rsidP="00CB5C2E">
      <w:pPr>
        <w:pStyle w:val="ListParagraph"/>
        <w:numPr>
          <w:ilvl w:val="0"/>
          <w:numId w:val="22"/>
        </w:numPr>
        <w:spacing w:after="226" w:line="259" w:lineRule="auto"/>
        <w:ind w:right="0"/>
        <w:jc w:val="left"/>
        <w:rPr>
          <w:szCs w:val="24"/>
        </w:rPr>
      </w:pPr>
      <w:r w:rsidRPr="00CB5C2E">
        <w:rPr>
          <w:szCs w:val="24"/>
        </w:rPr>
        <w:t xml:space="preserve">Attributes: </w:t>
      </w:r>
      <w:proofErr w:type="spellStart"/>
      <w:r w:rsidRPr="00CB5C2E">
        <w:rPr>
          <w:szCs w:val="24"/>
        </w:rPr>
        <w:t>UserID</w:t>
      </w:r>
      <w:proofErr w:type="spellEnd"/>
      <w:r w:rsidRPr="00CB5C2E">
        <w:rPr>
          <w:szCs w:val="24"/>
        </w:rPr>
        <w:t xml:space="preserve"> (Primary Key), Username, Password, Email, Ad</w:t>
      </w:r>
      <w:r w:rsidR="003C18BD" w:rsidRPr="00CB5C2E">
        <w:rPr>
          <w:szCs w:val="24"/>
        </w:rPr>
        <w:t>d</w:t>
      </w:r>
      <w:r w:rsidRPr="00CB5C2E">
        <w:rPr>
          <w:szCs w:val="24"/>
        </w:rPr>
        <w:t>ress.</w:t>
      </w:r>
    </w:p>
    <w:p w14:paraId="4C73B274" w14:textId="77777777" w:rsidR="00801712" w:rsidRPr="001C1B95" w:rsidRDefault="00801712" w:rsidP="0020787E">
      <w:pPr>
        <w:spacing w:after="226" w:line="259" w:lineRule="auto"/>
        <w:ind w:left="851" w:right="0" w:firstLine="0"/>
        <w:jc w:val="left"/>
        <w:rPr>
          <w:b/>
          <w:szCs w:val="24"/>
        </w:rPr>
      </w:pPr>
      <w:r w:rsidRPr="001C1B95">
        <w:rPr>
          <w:b/>
          <w:szCs w:val="24"/>
        </w:rPr>
        <w:t>2. School</w:t>
      </w:r>
    </w:p>
    <w:p w14:paraId="0D91EBC1" w14:textId="77777777" w:rsidR="00801712" w:rsidRPr="00CB5C2E" w:rsidRDefault="00801712" w:rsidP="00CB5C2E">
      <w:pPr>
        <w:pStyle w:val="ListParagraph"/>
        <w:numPr>
          <w:ilvl w:val="0"/>
          <w:numId w:val="22"/>
        </w:numPr>
        <w:spacing w:after="226" w:line="259" w:lineRule="auto"/>
        <w:ind w:right="0"/>
        <w:jc w:val="left"/>
        <w:rPr>
          <w:szCs w:val="24"/>
        </w:rPr>
      </w:pPr>
      <w:r w:rsidRPr="00CB5C2E">
        <w:rPr>
          <w:szCs w:val="24"/>
        </w:rPr>
        <w:t xml:space="preserve">Attributes: </w:t>
      </w:r>
      <w:proofErr w:type="spellStart"/>
      <w:r w:rsidRPr="00CB5C2E">
        <w:rPr>
          <w:szCs w:val="24"/>
        </w:rPr>
        <w:t>SchoolID</w:t>
      </w:r>
      <w:proofErr w:type="spellEnd"/>
      <w:r w:rsidRPr="00CB5C2E">
        <w:rPr>
          <w:szCs w:val="24"/>
        </w:rPr>
        <w:t xml:space="preserve"> (Primary Key), School Name, Location, Tuition Fees.</w:t>
      </w:r>
    </w:p>
    <w:p w14:paraId="320DF5E6" w14:textId="77777777" w:rsidR="00801712" w:rsidRPr="001C1B95" w:rsidRDefault="00801712" w:rsidP="0020787E">
      <w:pPr>
        <w:spacing w:after="226" w:line="259" w:lineRule="auto"/>
        <w:ind w:left="851" w:right="0"/>
        <w:jc w:val="left"/>
        <w:rPr>
          <w:b/>
          <w:szCs w:val="24"/>
        </w:rPr>
      </w:pPr>
      <w:r w:rsidRPr="001C1B95">
        <w:rPr>
          <w:b/>
          <w:szCs w:val="24"/>
        </w:rPr>
        <w:t>3. Review</w:t>
      </w:r>
    </w:p>
    <w:p w14:paraId="5C9F4787" w14:textId="77777777" w:rsidR="00801712" w:rsidRPr="0062722A" w:rsidRDefault="00801712" w:rsidP="0062722A">
      <w:pPr>
        <w:pStyle w:val="ListParagraph"/>
        <w:numPr>
          <w:ilvl w:val="0"/>
          <w:numId w:val="20"/>
        </w:numPr>
        <w:spacing w:after="226" w:line="259" w:lineRule="auto"/>
        <w:ind w:right="0"/>
        <w:jc w:val="left"/>
        <w:rPr>
          <w:szCs w:val="24"/>
        </w:rPr>
      </w:pPr>
      <w:r w:rsidRPr="00CB5C2E">
        <w:rPr>
          <w:szCs w:val="24"/>
        </w:rPr>
        <w:t xml:space="preserve">Attributes: </w:t>
      </w:r>
      <w:proofErr w:type="spellStart"/>
      <w:r w:rsidRPr="00CB5C2E">
        <w:rPr>
          <w:szCs w:val="24"/>
        </w:rPr>
        <w:t>ReviewID</w:t>
      </w:r>
      <w:proofErr w:type="spellEnd"/>
      <w:r w:rsidRPr="00CB5C2E">
        <w:rPr>
          <w:szCs w:val="24"/>
        </w:rPr>
        <w:t xml:space="preserve"> (Primary Key), </w:t>
      </w:r>
      <w:proofErr w:type="spellStart"/>
      <w:r w:rsidRPr="00CB5C2E">
        <w:rPr>
          <w:szCs w:val="24"/>
        </w:rPr>
        <w:t>SchoolID</w:t>
      </w:r>
      <w:proofErr w:type="spellEnd"/>
      <w:r w:rsidRPr="00CB5C2E">
        <w:rPr>
          <w:szCs w:val="24"/>
        </w:rPr>
        <w:t xml:space="preserve"> (Foreign Key), </w:t>
      </w:r>
      <w:proofErr w:type="spellStart"/>
      <w:r w:rsidRPr="00CB5C2E">
        <w:rPr>
          <w:szCs w:val="24"/>
        </w:rPr>
        <w:t>UserID</w:t>
      </w:r>
      <w:proofErr w:type="spellEnd"/>
      <w:r w:rsidRPr="00CB5C2E">
        <w:rPr>
          <w:szCs w:val="24"/>
        </w:rPr>
        <w:t xml:space="preserve"> (Foreign </w:t>
      </w:r>
      <w:r w:rsidR="002C202E" w:rsidRPr="00CB5C2E">
        <w:rPr>
          <w:szCs w:val="24"/>
        </w:rPr>
        <w:t xml:space="preserve">  </w:t>
      </w:r>
      <w:r w:rsidRPr="00CB5C2E">
        <w:rPr>
          <w:szCs w:val="24"/>
        </w:rPr>
        <w:t>Key), Comment, Date, etc.</w:t>
      </w:r>
    </w:p>
    <w:p w14:paraId="6587F11D" w14:textId="77777777" w:rsidR="00801712" w:rsidRPr="001C1B95" w:rsidRDefault="00801712" w:rsidP="0020787E">
      <w:pPr>
        <w:spacing w:after="226" w:line="259" w:lineRule="auto"/>
        <w:ind w:left="851" w:right="0"/>
        <w:jc w:val="left"/>
        <w:rPr>
          <w:b/>
          <w:szCs w:val="24"/>
        </w:rPr>
      </w:pPr>
      <w:r>
        <w:rPr>
          <w:b/>
          <w:szCs w:val="24"/>
        </w:rPr>
        <w:t>4</w:t>
      </w:r>
      <w:r w:rsidRPr="001C1B95">
        <w:rPr>
          <w:b/>
          <w:szCs w:val="24"/>
        </w:rPr>
        <w:t>. Admin</w:t>
      </w:r>
    </w:p>
    <w:p w14:paraId="2B39D508" w14:textId="77777777" w:rsidR="00801712" w:rsidRPr="00CB5C2E" w:rsidRDefault="00801712" w:rsidP="00CB5C2E">
      <w:pPr>
        <w:pStyle w:val="ListParagraph"/>
        <w:numPr>
          <w:ilvl w:val="0"/>
          <w:numId w:val="20"/>
        </w:numPr>
        <w:spacing w:after="226" w:line="259" w:lineRule="auto"/>
        <w:ind w:right="0"/>
        <w:jc w:val="left"/>
        <w:rPr>
          <w:szCs w:val="24"/>
        </w:rPr>
      </w:pPr>
      <w:r w:rsidRPr="00CB5C2E">
        <w:rPr>
          <w:szCs w:val="24"/>
        </w:rPr>
        <w:t xml:space="preserve">Attributes: </w:t>
      </w:r>
      <w:proofErr w:type="spellStart"/>
      <w:r w:rsidRPr="00CB5C2E">
        <w:rPr>
          <w:szCs w:val="24"/>
        </w:rPr>
        <w:t>AdminID</w:t>
      </w:r>
      <w:proofErr w:type="spellEnd"/>
      <w:r w:rsidRPr="00CB5C2E">
        <w:rPr>
          <w:szCs w:val="24"/>
        </w:rPr>
        <w:t xml:space="preserve"> (Primary Key), Username, Password, Email, etc.</w:t>
      </w:r>
    </w:p>
    <w:p w14:paraId="64AE522B" w14:textId="77777777" w:rsidR="002C202E" w:rsidRPr="00004BBA" w:rsidRDefault="002C202E" w:rsidP="00CB5C2E">
      <w:pPr>
        <w:spacing w:after="226" w:line="259" w:lineRule="auto"/>
        <w:ind w:right="0"/>
        <w:jc w:val="left"/>
        <w:rPr>
          <w:szCs w:val="24"/>
        </w:rPr>
      </w:pPr>
    </w:p>
    <w:p w14:paraId="0E9339A7" w14:textId="77777777" w:rsidR="00801712" w:rsidRDefault="00801712" w:rsidP="002C202E">
      <w:pPr>
        <w:pStyle w:val="ListParagraph"/>
        <w:numPr>
          <w:ilvl w:val="0"/>
          <w:numId w:val="6"/>
        </w:numPr>
        <w:spacing w:after="226" w:line="259" w:lineRule="auto"/>
        <w:ind w:right="0"/>
        <w:jc w:val="left"/>
        <w:rPr>
          <w:b/>
          <w:sz w:val="28"/>
          <w:szCs w:val="32"/>
        </w:rPr>
      </w:pPr>
      <w:r w:rsidRPr="002C202E">
        <w:rPr>
          <w:b/>
          <w:sz w:val="28"/>
          <w:szCs w:val="32"/>
        </w:rPr>
        <w:t>Relationships:</w:t>
      </w:r>
    </w:p>
    <w:p w14:paraId="41178313" w14:textId="77777777" w:rsidR="00CB5C2E" w:rsidRPr="002C202E" w:rsidRDefault="00CB5C2E" w:rsidP="00E93FE6">
      <w:pPr>
        <w:pStyle w:val="ListParagraph"/>
        <w:spacing w:after="226" w:line="259" w:lineRule="auto"/>
        <w:ind w:left="710" w:right="0" w:firstLine="0"/>
        <w:jc w:val="left"/>
        <w:rPr>
          <w:b/>
          <w:sz w:val="28"/>
          <w:szCs w:val="32"/>
        </w:rPr>
      </w:pPr>
    </w:p>
    <w:p w14:paraId="3E0C4DB7" w14:textId="77777777" w:rsidR="00801712" w:rsidRPr="00CB5C2E" w:rsidRDefault="00801712" w:rsidP="00CB5C2E">
      <w:pPr>
        <w:pStyle w:val="ListParagraph"/>
        <w:numPr>
          <w:ilvl w:val="1"/>
          <w:numId w:val="6"/>
        </w:numPr>
        <w:spacing w:after="226" w:line="259" w:lineRule="auto"/>
        <w:ind w:right="0"/>
        <w:jc w:val="left"/>
        <w:rPr>
          <w:szCs w:val="24"/>
        </w:rPr>
      </w:pPr>
      <w:r w:rsidRPr="00CB5C2E">
        <w:rPr>
          <w:b/>
          <w:szCs w:val="24"/>
        </w:rPr>
        <w:t>User-School Interaction:</w:t>
      </w:r>
      <w:r w:rsidRPr="00CB5C2E">
        <w:rPr>
          <w:szCs w:val="24"/>
        </w:rPr>
        <w:t xml:space="preserve"> Users can select and interact with schools.</w:t>
      </w:r>
    </w:p>
    <w:p w14:paraId="790E28D6" w14:textId="77777777" w:rsidR="00801712" w:rsidRPr="00004BBA" w:rsidRDefault="00801712" w:rsidP="00CE4CBC">
      <w:pPr>
        <w:spacing w:after="226" w:line="259" w:lineRule="auto"/>
        <w:ind w:left="0" w:right="0"/>
        <w:jc w:val="left"/>
        <w:rPr>
          <w:szCs w:val="24"/>
        </w:rPr>
      </w:pPr>
      <w:r w:rsidRPr="00004BBA">
        <w:rPr>
          <w:szCs w:val="24"/>
        </w:rPr>
        <w:t xml:space="preserve">   </w:t>
      </w:r>
      <w:r w:rsidR="00E93FE6">
        <w:rPr>
          <w:szCs w:val="24"/>
        </w:rPr>
        <w:tab/>
      </w:r>
      <w:r w:rsidR="00E93FE6">
        <w:rPr>
          <w:szCs w:val="24"/>
        </w:rPr>
        <w:tab/>
      </w:r>
      <w:r w:rsidRPr="00004BBA">
        <w:rPr>
          <w:szCs w:val="24"/>
        </w:rPr>
        <w:t>- User (1) ---&lt; School (*)</w:t>
      </w:r>
    </w:p>
    <w:p w14:paraId="2F41A543" w14:textId="77777777" w:rsidR="00801712" w:rsidRPr="00E93FE6" w:rsidRDefault="00801712" w:rsidP="00E93FE6">
      <w:pPr>
        <w:pStyle w:val="ListParagraph"/>
        <w:numPr>
          <w:ilvl w:val="0"/>
          <w:numId w:val="24"/>
        </w:numPr>
        <w:spacing w:after="226" w:line="259" w:lineRule="auto"/>
        <w:ind w:right="0"/>
        <w:jc w:val="left"/>
        <w:rPr>
          <w:szCs w:val="24"/>
        </w:rPr>
      </w:pPr>
      <w:r w:rsidRPr="00E93FE6">
        <w:rPr>
          <w:b/>
          <w:szCs w:val="24"/>
        </w:rPr>
        <w:t>User-Review Interaction</w:t>
      </w:r>
      <w:r w:rsidRPr="00E93FE6">
        <w:rPr>
          <w:szCs w:val="24"/>
        </w:rPr>
        <w:t>: Users can create reviews and ratings for school.</w:t>
      </w:r>
    </w:p>
    <w:p w14:paraId="046DB736" w14:textId="77777777" w:rsidR="00801712" w:rsidRPr="00004BBA" w:rsidRDefault="00801712" w:rsidP="00CE4CBC">
      <w:pPr>
        <w:spacing w:after="226" w:line="259" w:lineRule="auto"/>
        <w:ind w:left="0" w:right="0"/>
        <w:jc w:val="left"/>
        <w:rPr>
          <w:szCs w:val="24"/>
        </w:rPr>
      </w:pPr>
      <w:r>
        <w:rPr>
          <w:szCs w:val="24"/>
        </w:rPr>
        <w:t xml:space="preserve">   </w:t>
      </w:r>
      <w:r w:rsidR="00E93FE6">
        <w:rPr>
          <w:szCs w:val="24"/>
        </w:rPr>
        <w:tab/>
      </w:r>
      <w:r w:rsidR="00E93FE6">
        <w:rPr>
          <w:szCs w:val="24"/>
        </w:rPr>
        <w:tab/>
      </w:r>
      <w:r>
        <w:rPr>
          <w:szCs w:val="24"/>
        </w:rPr>
        <w:t>- User (1) ---&lt; Review (1</w:t>
      </w:r>
      <w:r w:rsidRPr="00004BBA">
        <w:rPr>
          <w:szCs w:val="24"/>
        </w:rPr>
        <w:t>)</w:t>
      </w:r>
    </w:p>
    <w:p w14:paraId="001A4B1E" w14:textId="77777777" w:rsidR="00801712" w:rsidRPr="00E93FE6" w:rsidRDefault="00801712" w:rsidP="00E93FE6">
      <w:pPr>
        <w:pStyle w:val="ListParagraph"/>
        <w:numPr>
          <w:ilvl w:val="0"/>
          <w:numId w:val="24"/>
        </w:numPr>
        <w:spacing w:after="226" w:line="259" w:lineRule="auto"/>
        <w:ind w:right="0"/>
        <w:jc w:val="left"/>
        <w:rPr>
          <w:szCs w:val="24"/>
        </w:rPr>
      </w:pPr>
      <w:r w:rsidRPr="00E93FE6">
        <w:rPr>
          <w:b/>
          <w:szCs w:val="24"/>
        </w:rPr>
        <w:t>School-Review Interaction</w:t>
      </w:r>
      <w:r w:rsidRPr="00E93FE6">
        <w:rPr>
          <w:szCs w:val="24"/>
        </w:rPr>
        <w:t>: Schools can have multiple reviews.</w:t>
      </w:r>
    </w:p>
    <w:p w14:paraId="0BC06FBB" w14:textId="77777777" w:rsidR="00801712" w:rsidRPr="00004BBA" w:rsidRDefault="00801712" w:rsidP="00CE4CBC">
      <w:pPr>
        <w:spacing w:after="226" w:line="259" w:lineRule="auto"/>
        <w:ind w:left="0" w:right="0"/>
        <w:jc w:val="left"/>
        <w:rPr>
          <w:szCs w:val="24"/>
        </w:rPr>
      </w:pPr>
      <w:r w:rsidRPr="00004BBA">
        <w:rPr>
          <w:szCs w:val="24"/>
        </w:rPr>
        <w:t xml:space="preserve">   </w:t>
      </w:r>
      <w:r w:rsidR="00E93FE6">
        <w:rPr>
          <w:szCs w:val="24"/>
        </w:rPr>
        <w:tab/>
      </w:r>
      <w:r w:rsidR="00E93FE6">
        <w:rPr>
          <w:szCs w:val="24"/>
        </w:rPr>
        <w:tab/>
      </w:r>
      <w:r w:rsidRPr="00004BBA">
        <w:rPr>
          <w:szCs w:val="24"/>
        </w:rPr>
        <w:t>- School (1) ---&lt; Review (*)</w:t>
      </w:r>
    </w:p>
    <w:p w14:paraId="708B0464" w14:textId="77777777" w:rsidR="00801712" w:rsidRPr="00E93FE6" w:rsidRDefault="00801712" w:rsidP="00E93FE6">
      <w:pPr>
        <w:pStyle w:val="ListParagraph"/>
        <w:numPr>
          <w:ilvl w:val="0"/>
          <w:numId w:val="24"/>
        </w:numPr>
        <w:spacing w:after="226" w:line="259" w:lineRule="auto"/>
        <w:ind w:right="0"/>
        <w:jc w:val="left"/>
        <w:rPr>
          <w:szCs w:val="24"/>
        </w:rPr>
      </w:pPr>
      <w:r w:rsidRPr="00E93FE6">
        <w:rPr>
          <w:b/>
          <w:szCs w:val="24"/>
        </w:rPr>
        <w:t>School-Admin Management</w:t>
      </w:r>
      <w:r w:rsidRPr="00E93FE6">
        <w:rPr>
          <w:szCs w:val="24"/>
        </w:rPr>
        <w:t>: Admins manage and oversee school profiles.</w:t>
      </w:r>
    </w:p>
    <w:p w14:paraId="20346609" w14:textId="77777777" w:rsidR="00801712" w:rsidRPr="00004BBA" w:rsidRDefault="00801712" w:rsidP="00CE4CBC">
      <w:pPr>
        <w:spacing w:after="226" w:line="259" w:lineRule="auto"/>
        <w:ind w:left="0" w:right="0"/>
        <w:jc w:val="left"/>
        <w:rPr>
          <w:szCs w:val="24"/>
        </w:rPr>
      </w:pPr>
      <w:r w:rsidRPr="00004BBA">
        <w:rPr>
          <w:szCs w:val="24"/>
        </w:rPr>
        <w:t xml:space="preserve"> </w:t>
      </w:r>
      <w:r w:rsidR="00E93FE6">
        <w:rPr>
          <w:szCs w:val="24"/>
        </w:rPr>
        <w:tab/>
      </w:r>
      <w:r w:rsidR="00E93FE6">
        <w:rPr>
          <w:szCs w:val="24"/>
        </w:rPr>
        <w:tab/>
      </w:r>
      <w:r w:rsidRPr="00004BBA">
        <w:rPr>
          <w:szCs w:val="24"/>
        </w:rPr>
        <w:t xml:space="preserve">  - Admin (1) ---&lt; School (*)</w:t>
      </w:r>
    </w:p>
    <w:p w14:paraId="153B1940" w14:textId="77777777" w:rsidR="00801712" w:rsidRPr="00004BBA" w:rsidRDefault="00801712" w:rsidP="00CE4CBC">
      <w:pPr>
        <w:spacing w:after="226" w:line="259" w:lineRule="auto"/>
        <w:ind w:left="0" w:right="0"/>
        <w:jc w:val="left"/>
        <w:rPr>
          <w:szCs w:val="24"/>
        </w:rPr>
      </w:pPr>
    </w:p>
    <w:p w14:paraId="174465A6" w14:textId="77777777" w:rsidR="00801712" w:rsidRDefault="00801712" w:rsidP="0095736B">
      <w:pPr>
        <w:spacing w:after="226" w:line="259" w:lineRule="auto"/>
        <w:ind w:left="0" w:right="0"/>
        <w:jc w:val="left"/>
        <w:rPr>
          <w:b/>
          <w:sz w:val="40"/>
          <w:szCs w:val="40"/>
        </w:rPr>
      </w:pPr>
      <w:commentRangeStart w:id="254"/>
      <w:r>
        <w:rPr>
          <w:b/>
          <w:noProof/>
          <w:sz w:val="40"/>
          <w:szCs w:val="40"/>
        </w:rPr>
        <w:lastRenderedPageBreak/>
        <w:drawing>
          <wp:inline distT="0" distB="0" distL="0" distR="0" wp14:anchorId="2451E348" wp14:editId="74891526">
            <wp:extent cx="6099810" cy="438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15">
                      <a:extLst>
                        <a:ext uri="{BEBA8EAE-BF5A-486C-A8C5-ECC9F3942E4B}">
                          <a14:imgProps xmlns:a14="http://schemas.microsoft.com/office/drawing/2010/main">
                            <a14:imgLayer r:embed="rId16">
                              <a14:imgEffect>
                                <a14:sharpenSoften amount="3000"/>
                              </a14:imgEffect>
                            </a14:imgLayer>
                          </a14:imgProps>
                        </a:ext>
                        <a:ext uri="{28A0092B-C50C-407E-A947-70E740481C1C}">
                          <a14:useLocalDpi xmlns:a14="http://schemas.microsoft.com/office/drawing/2010/main" val="0"/>
                        </a:ext>
                      </a:extLst>
                    </a:blip>
                    <a:stretch>
                      <a:fillRect/>
                    </a:stretch>
                  </pic:blipFill>
                  <pic:spPr>
                    <a:xfrm>
                      <a:off x="0" y="0"/>
                      <a:ext cx="6107206" cy="4394442"/>
                    </a:xfrm>
                    <a:prstGeom prst="rect">
                      <a:avLst/>
                    </a:prstGeom>
                  </pic:spPr>
                </pic:pic>
              </a:graphicData>
            </a:graphic>
          </wp:inline>
        </w:drawing>
      </w:r>
      <w:commentRangeEnd w:id="254"/>
      <w:r w:rsidR="004D61B6">
        <w:rPr>
          <w:rStyle w:val="CommentReference"/>
        </w:rPr>
        <w:commentReference w:id="254"/>
      </w:r>
    </w:p>
    <w:p w14:paraId="35FC4A07" w14:textId="77777777" w:rsidR="00801712" w:rsidRPr="008707C5" w:rsidRDefault="008707C5" w:rsidP="008707C5">
      <w:pPr>
        <w:spacing w:after="226" w:line="259" w:lineRule="auto"/>
        <w:ind w:left="0" w:right="0"/>
        <w:jc w:val="center"/>
        <w:rPr>
          <w:i/>
          <w:szCs w:val="40"/>
        </w:rPr>
      </w:pPr>
      <w:r w:rsidRPr="008707C5">
        <w:rPr>
          <w:i/>
          <w:szCs w:val="40"/>
        </w:rPr>
        <w:t>ERD Diagram</w:t>
      </w:r>
    </w:p>
    <w:p w14:paraId="2AB0B547" w14:textId="77777777" w:rsidR="00801712" w:rsidRPr="00B55F8D" w:rsidRDefault="00801712" w:rsidP="0095736B">
      <w:pPr>
        <w:spacing w:after="226" w:line="259" w:lineRule="auto"/>
        <w:ind w:left="0" w:right="0" w:firstLine="0"/>
        <w:jc w:val="left"/>
        <w:rPr>
          <w:b/>
          <w:sz w:val="40"/>
          <w:szCs w:val="40"/>
        </w:rPr>
      </w:pPr>
    </w:p>
    <w:p w14:paraId="58272A40" w14:textId="77777777" w:rsidR="00801712" w:rsidRDefault="004F47CF" w:rsidP="004F47CF">
      <w:pPr>
        <w:pStyle w:val="Heading1"/>
        <w:ind w:left="0"/>
      </w:pPr>
      <w:bookmarkStart w:id="255" w:name="_Toc150763602"/>
      <w:r>
        <w:t xml:space="preserve">5. </w:t>
      </w:r>
      <w:r>
        <w:tab/>
      </w:r>
      <w:r w:rsidR="00536A88" w:rsidRPr="004F47CF">
        <w:t>INTERFACE DESIGN</w:t>
      </w:r>
      <w:bookmarkEnd w:id="255"/>
    </w:p>
    <w:p w14:paraId="718CC1B3" w14:textId="77777777" w:rsidR="004F47CF" w:rsidRPr="004F47CF" w:rsidRDefault="004F47CF" w:rsidP="004F47CF"/>
    <w:p w14:paraId="3FEFD1CF" w14:textId="77777777" w:rsidR="00801712" w:rsidRPr="00CE3A47" w:rsidRDefault="00801712" w:rsidP="00CE3A47">
      <w:pPr>
        <w:pStyle w:val="ListParagraph"/>
        <w:numPr>
          <w:ilvl w:val="0"/>
          <w:numId w:val="26"/>
        </w:numPr>
        <w:spacing w:after="226" w:line="259" w:lineRule="auto"/>
        <w:ind w:right="0"/>
        <w:jc w:val="left"/>
        <w:rPr>
          <w:b/>
          <w:sz w:val="28"/>
          <w:szCs w:val="32"/>
        </w:rPr>
      </w:pPr>
      <w:r w:rsidRPr="00CE3A47">
        <w:rPr>
          <w:b/>
          <w:sz w:val="28"/>
          <w:szCs w:val="32"/>
        </w:rPr>
        <w:t>Landing page Design:</w:t>
      </w:r>
    </w:p>
    <w:p w14:paraId="6E50CDAF" w14:textId="77777777" w:rsidR="00801712" w:rsidRDefault="00801712" w:rsidP="009B2FFC">
      <w:pPr>
        <w:spacing w:after="226" w:line="259" w:lineRule="auto"/>
        <w:ind w:left="0" w:right="0"/>
        <w:rPr>
          <w:szCs w:val="24"/>
        </w:rPr>
      </w:pPr>
      <w:r w:rsidRPr="00944446">
        <w:rPr>
          <w:szCs w:val="24"/>
        </w:rPr>
        <w:t>The Landing Page is the platform's first impression, capturing the essence of its mission. It features an inviting layout with a search bar for quick access to school profiles. The desig</w:t>
      </w:r>
      <w:r>
        <w:rPr>
          <w:szCs w:val="24"/>
        </w:rPr>
        <w:t>n emphasizes user testimonials, etc.</w:t>
      </w:r>
      <w:r w:rsidRPr="00944446">
        <w:rPr>
          <w:szCs w:val="24"/>
        </w:rPr>
        <w:t xml:space="preserve"> It provides an overview of the platform's features and benefits, encouraging users to explore further. The design is visually appealing and responsive for various devices, ensuring a strong user engagement from the outset.</w:t>
      </w:r>
    </w:p>
    <w:p w14:paraId="2CEFAA76" w14:textId="77777777" w:rsidR="00DD2908" w:rsidRPr="00944446" w:rsidRDefault="00DD2908" w:rsidP="00CE4CBC">
      <w:pPr>
        <w:spacing w:after="226" w:line="259" w:lineRule="auto"/>
        <w:ind w:left="0" w:right="0"/>
        <w:jc w:val="left"/>
        <w:rPr>
          <w:szCs w:val="24"/>
        </w:rPr>
      </w:pPr>
    </w:p>
    <w:p w14:paraId="016B3C53" w14:textId="77777777" w:rsidR="00801712" w:rsidRDefault="00801712" w:rsidP="002475E4">
      <w:pPr>
        <w:spacing w:after="226" w:line="259" w:lineRule="auto"/>
        <w:ind w:left="0" w:right="0"/>
        <w:jc w:val="center"/>
        <w:rPr>
          <w:b/>
          <w:sz w:val="40"/>
          <w:szCs w:val="40"/>
        </w:rPr>
      </w:pPr>
      <w:commentRangeStart w:id="256"/>
      <w:r>
        <w:rPr>
          <w:b/>
          <w:noProof/>
          <w:sz w:val="40"/>
          <w:szCs w:val="40"/>
        </w:rPr>
        <w:lastRenderedPageBreak/>
        <w:drawing>
          <wp:inline distT="0" distB="0" distL="0" distR="0" wp14:anchorId="49FD4465" wp14:editId="1435BE9F">
            <wp:extent cx="5248275" cy="5048250"/>
            <wp:effectExtent l="133350" t="133350" r="14287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_page.PNG"/>
                    <pic:cNvPicPr/>
                  </pic:nvPicPr>
                  <pic:blipFill>
                    <a:blip r:embed="rId17">
                      <a:extLst>
                        <a:ext uri="{28A0092B-C50C-407E-A947-70E740481C1C}">
                          <a14:useLocalDpi xmlns:a14="http://schemas.microsoft.com/office/drawing/2010/main" val="0"/>
                        </a:ext>
                      </a:extLst>
                    </a:blip>
                    <a:stretch>
                      <a:fillRect/>
                    </a:stretch>
                  </pic:blipFill>
                  <pic:spPr>
                    <a:xfrm>
                      <a:off x="0" y="0"/>
                      <a:ext cx="5249024" cy="5048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commentRangeEnd w:id="256"/>
      <w:r w:rsidR="004D61B6">
        <w:rPr>
          <w:rStyle w:val="CommentReference"/>
        </w:rPr>
        <w:commentReference w:id="256"/>
      </w:r>
    </w:p>
    <w:p w14:paraId="09F5EC43" w14:textId="77777777" w:rsidR="00771A90" w:rsidRDefault="00B461FF" w:rsidP="00B461FF">
      <w:pPr>
        <w:spacing w:after="226" w:line="259" w:lineRule="auto"/>
        <w:ind w:left="0" w:right="0" w:firstLine="0"/>
        <w:jc w:val="center"/>
        <w:rPr>
          <w:i/>
          <w:szCs w:val="40"/>
        </w:rPr>
      </w:pPr>
      <w:r w:rsidRPr="00B461FF">
        <w:rPr>
          <w:i/>
          <w:szCs w:val="40"/>
        </w:rPr>
        <w:t>Home Page</w:t>
      </w:r>
    </w:p>
    <w:p w14:paraId="3A756AFB" w14:textId="77777777" w:rsidR="00B461FF" w:rsidRPr="00B461FF" w:rsidRDefault="00B461FF" w:rsidP="00B461FF">
      <w:pPr>
        <w:spacing w:after="226" w:line="259" w:lineRule="auto"/>
        <w:ind w:left="0" w:right="0" w:firstLine="0"/>
        <w:jc w:val="center"/>
        <w:rPr>
          <w:i/>
          <w:szCs w:val="40"/>
        </w:rPr>
      </w:pPr>
    </w:p>
    <w:p w14:paraId="4595FDB5" w14:textId="77777777" w:rsidR="00801712" w:rsidRPr="00CE3A47" w:rsidRDefault="00801712" w:rsidP="00CE3A47">
      <w:pPr>
        <w:pStyle w:val="ListParagraph"/>
        <w:numPr>
          <w:ilvl w:val="0"/>
          <w:numId w:val="27"/>
        </w:numPr>
        <w:spacing w:after="226" w:line="259" w:lineRule="auto"/>
        <w:ind w:right="0"/>
        <w:jc w:val="left"/>
        <w:rPr>
          <w:b/>
          <w:sz w:val="36"/>
          <w:szCs w:val="40"/>
        </w:rPr>
      </w:pPr>
      <w:r w:rsidRPr="00CE3A47">
        <w:rPr>
          <w:b/>
          <w:sz w:val="28"/>
          <w:szCs w:val="32"/>
        </w:rPr>
        <w:t>Login/Sign up Form:</w:t>
      </w:r>
    </w:p>
    <w:p w14:paraId="2632D4BC" w14:textId="77777777" w:rsidR="00CE3A47" w:rsidRPr="00CE3A47" w:rsidRDefault="00CE3A47" w:rsidP="00CE3A47">
      <w:pPr>
        <w:pStyle w:val="ListParagraph"/>
        <w:spacing w:after="226" w:line="259" w:lineRule="auto"/>
        <w:ind w:left="710" w:right="0" w:firstLine="0"/>
        <w:jc w:val="left"/>
        <w:rPr>
          <w:b/>
          <w:sz w:val="36"/>
          <w:szCs w:val="40"/>
        </w:rPr>
      </w:pPr>
    </w:p>
    <w:p w14:paraId="0717EAD2" w14:textId="77777777" w:rsidR="00801712" w:rsidRPr="00944446" w:rsidRDefault="00801712" w:rsidP="00CE4CBC">
      <w:pPr>
        <w:spacing w:after="226" w:line="259" w:lineRule="auto"/>
        <w:ind w:left="0" w:right="0"/>
        <w:jc w:val="left"/>
        <w:rPr>
          <w:szCs w:val="24"/>
        </w:rPr>
      </w:pPr>
      <w:r w:rsidRPr="00944446">
        <w:rPr>
          <w:szCs w:val="24"/>
        </w:rPr>
        <w:t>The Login/Signup forms are the entry points for users to access the platform. The design is user-friendly, with clear fields for entering credentials or registration information. The design aims to provide a seamless and secure onboarding experience for users.</w:t>
      </w:r>
    </w:p>
    <w:p w14:paraId="3B982872" w14:textId="77777777" w:rsidR="00801712" w:rsidRDefault="00801712" w:rsidP="00D17812">
      <w:pPr>
        <w:spacing w:after="226" w:line="259" w:lineRule="auto"/>
        <w:ind w:left="0" w:right="0"/>
        <w:jc w:val="center"/>
        <w:rPr>
          <w:b/>
          <w:sz w:val="40"/>
          <w:szCs w:val="40"/>
        </w:rPr>
      </w:pPr>
      <w:r>
        <w:rPr>
          <w:b/>
          <w:noProof/>
          <w:sz w:val="40"/>
          <w:szCs w:val="40"/>
        </w:rPr>
        <w:lastRenderedPageBreak/>
        <w:drawing>
          <wp:inline distT="0" distB="0" distL="0" distR="0" wp14:anchorId="6CDE8AC3" wp14:editId="307E531A">
            <wp:extent cx="5042481" cy="3636075"/>
            <wp:effectExtent l="171450" t="171450" r="177800" b="1930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 page.PNG"/>
                    <pic:cNvPicPr/>
                  </pic:nvPicPr>
                  <pic:blipFill>
                    <a:blip r:embed="rId18">
                      <a:extLst>
                        <a:ext uri="{28A0092B-C50C-407E-A947-70E740481C1C}">
                          <a14:useLocalDpi xmlns:a14="http://schemas.microsoft.com/office/drawing/2010/main" val="0"/>
                        </a:ext>
                      </a:extLst>
                    </a:blip>
                    <a:stretch>
                      <a:fillRect/>
                    </a:stretch>
                  </pic:blipFill>
                  <pic:spPr>
                    <a:xfrm>
                      <a:off x="0" y="0"/>
                      <a:ext cx="5065851" cy="36529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754730E" w14:textId="77777777" w:rsidR="00F510B3" w:rsidRPr="00B461FF" w:rsidRDefault="00B461FF" w:rsidP="00D17812">
      <w:pPr>
        <w:spacing w:after="226" w:line="259" w:lineRule="auto"/>
        <w:ind w:left="0" w:right="0"/>
        <w:jc w:val="center"/>
        <w:rPr>
          <w:i/>
          <w:szCs w:val="40"/>
        </w:rPr>
      </w:pPr>
      <w:r w:rsidRPr="00B461FF">
        <w:rPr>
          <w:i/>
          <w:szCs w:val="40"/>
        </w:rPr>
        <w:t>Sign Up Page</w:t>
      </w:r>
    </w:p>
    <w:p w14:paraId="5DCED187" w14:textId="77777777" w:rsidR="00F510B3" w:rsidRDefault="00F510B3" w:rsidP="00D17812">
      <w:pPr>
        <w:spacing w:after="226" w:line="259" w:lineRule="auto"/>
        <w:ind w:left="0" w:right="0"/>
        <w:jc w:val="center"/>
        <w:rPr>
          <w:b/>
          <w:sz w:val="40"/>
          <w:szCs w:val="40"/>
        </w:rPr>
      </w:pPr>
    </w:p>
    <w:p w14:paraId="62490208" w14:textId="77777777" w:rsidR="00801712" w:rsidRPr="00F510B3" w:rsidRDefault="00801712" w:rsidP="00F510B3">
      <w:pPr>
        <w:pStyle w:val="ListParagraph"/>
        <w:numPr>
          <w:ilvl w:val="0"/>
          <w:numId w:val="27"/>
        </w:numPr>
        <w:spacing w:after="226" w:line="259" w:lineRule="auto"/>
        <w:ind w:right="0"/>
        <w:jc w:val="left"/>
        <w:rPr>
          <w:b/>
          <w:sz w:val="36"/>
          <w:szCs w:val="40"/>
        </w:rPr>
      </w:pPr>
      <w:r w:rsidRPr="00F510B3">
        <w:rPr>
          <w:b/>
          <w:sz w:val="28"/>
          <w:szCs w:val="32"/>
        </w:rPr>
        <w:t>Admin’s Dashboard Design:</w:t>
      </w:r>
    </w:p>
    <w:p w14:paraId="25DFCC84" w14:textId="77777777" w:rsidR="00F510B3" w:rsidRPr="00F510B3" w:rsidRDefault="00F510B3" w:rsidP="00F510B3">
      <w:pPr>
        <w:pStyle w:val="ListParagraph"/>
        <w:spacing w:after="226" w:line="259" w:lineRule="auto"/>
        <w:ind w:left="710" w:right="0" w:firstLine="0"/>
        <w:jc w:val="left"/>
        <w:rPr>
          <w:b/>
          <w:sz w:val="36"/>
          <w:szCs w:val="40"/>
        </w:rPr>
      </w:pPr>
    </w:p>
    <w:p w14:paraId="15B5B51A" w14:textId="77777777" w:rsidR="00801712" w:rsidRPr="00944446" w:rsidRDefault="00801712" w:rsidP="00CE4CBC">
      <w:pPr>
        <w:spacing w:after="226" w:line="259" w:lineRule="auto"/>
        <w:ind w:left="0" w:right="0" w:firstLine="0"/>
        <w:jc w:val="left"/>
        <w:rPr>
          <w:szCs w:val="24"/>
        </w:rPr>
      </w:pPr>
      <w:r w:rsidRPr="00944446">
        <w:rPr>
          <w:szCs w:val="24"/>
        </w:rPr>
        <w:t>The Admin Dashboard serves as the control center for system administrators. It offers a comprehensive overview of the platform's activities, user management, content moderation, and system health. The design prioritizes accessibility to system-wide data, tools for verifying and moderating school profiles, and real-time monitoring of user-generated content. It ensures that administrators can efficiently manage and maintain the platform.</w:t>
      </w:r>
    </w:p>
    <w:p w14:paraId="76F1756B" w14:textId="77777777" w:rsidR="00801712" w:rsidRDefault="00801712" w:rsidP="00930AD6">
      <w:pPr>
        <w:spacing w:after="226" w:line="259" w:lineRule="auto"/>
        <w:ind w:left="0" w:right="0"/>
        <w:jc w:val="center"/>
        <w:rPr>
          <w:b/>
          <w:sz w:val="40"/>
          <w:szCs w:val="40"/>
        </w:rPr>
      </w:pPr>
      <w:commentRangeStart w:id="257"/>
      <w:r>
        <w:rPr>
          <w:b/>
          <w:noProof/>
          <w:sz w:val="40"/>
          <w:szCs w:val="40"/>
        </w:rPr>
        <w:lastRenderedPageBreak/>
        <w:drawing>
          <wp:inline distT="0" distB="0" distL="0" distR="0" wp14:anchorId="7946D473" wp14:editId="2D512EF9">
            <wp:extent cx="5656377" cy="3680460"/>
            <wp:effectExtent l="171450" t="171450" r="173355" b="1866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s_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682871" cy="36976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commentRangeEnd w:id="257"/>
      <w:r w:rsidR="004D61B6">
        <w:rPr>
          <w:rStyle w:val="CommentReference"/>
        </w:rPr>
        <w:commentReference w:id="257"/>
      </w:r>
    </w:p>
    <w:p w14:paraId="283274F2" w14:textId="77777777" w:rsidR="00136508" w:rsidRPr="00F76D11" w:rsidRDefault="00F76D11" w:rsidP="00930AD6">
      <w:pPr>
        <w:spacing w:after="226" w:line="259" w:lineRule="auto"/>
        <w:ind w:left="0" w:right="0"/>
        <w:jc w:val="center"/>
        <w:rPr>
          <w:i/>
          <w:szCs w:val="40"/>
        </w:rPr>
      </w:pPr>
      <w:r w:rsidRPr="00F76D11">
        <w:rPr>
          <w:i/>
          <w:szCs w:val="40"/>
        </w:rPr>
        <w:t>Admin Dashboard</w:t>
      </w:r>
    </w:p>
    <w:p w14:paraId="32BD311F" w14:textId="77777777" w:rsidR="00136508" w:rsidRDefault="00136508" w:rsidP="00930AD6">
      <w:pPr>
        <w:spacing w:after="226" w:line="259" w:lineRule="auto"/>
        <w:ind w:left="0" w:right="0"/>
        <w:jc w:val="center"/>
        <w:rPr>
          <w:b/>
          <w:sz w:val="40"/>
          <w:szCs w:val="40"/>
        </w:rPr>
      </w:pPr>
    </w:p>
    <w:p w14:paraId="1F12377F" w14:textId="77777777" w:rsidR="00801712" w:rsidRDefault="00801712" w:rsidP="00136508">
      <w:pPr>
        <w:pStyle w:val="ListParagraph"/>
        <w:numPr>
          <w:ilvl w:val="0"/>
          <w:numId w:val="27"/>
        </w:numPr>
        <w:spacing w:after="226" w:line="259" w:lineRule="auto"/>
        <w:ind w:right="0"/>
        <w:jc w:val="left"/>
        <w:rPr>
          <w:b/>
          <w:sz w:val="28"/>
          <w:szCs w:val="32"/>
        </w:rPr>
      </w:pPr>
      <w:r w:rsidRPr="00136508">
        <w:rPr>
          <w:b/>
          <w:sz w:val="28"/>
          <w:szCs w:val="32"/>
        </w:rPr>
        <w:t xml:space="preserve">User’s </w:t>
      </w:r>
      <w:r w:rsidR="00136508" w:rsidRPr="00136508">
        <w:rPr>
          <w:b/>
          <w:sz w:val="28"/>
          <w:szCs w:val="32"/>
        </w:rPr>
        <w:t xml:space="preserve">Interface Design: </w:t>
      </w:r>
    </w:p>
    <w:p w14:paraId="18E7D6AF" w14:textId="77777777" w:rsidR="00C613A5" w:rsidRPr="00136508" w:rsidRDefault="00C613A5" w:rsidP="00C613A5">
      <w:pPr>
        <w:pStyle w:val="ListParagraph"/>
        <w:spacing w:after="226" w:line="259" w:lineRule="auto"/>
        <w:ind w:left="710" w:right="0" w:firstLine="0"/>
        <w:jc w:val="left"/>
        <w:rPr>
          <w:b/>
          <w:sz w:val="28"/>
          <w:szCs w:val="32"/>
        </w:rPr>
      </w:pPr>
    </w:p>
    <w:p w14:paraId="1123BF5C" w14:textId="05DF64C3" w:rsidR="00801712" w:rsidRPr="00944446" w:rsidRDefault="00801712" w:rsidP="00CE4CBC">
      <w:pPr>
        <w:spacing w:after="226" w:line="259" w:lineRule="auto"/>
        <w:ind w:left="0" w:right="0" w:firstLine="0"/>
        <w:jc w:val="left"/>
        <w:rPr>
          <w:szCs w:val="24"/>
        </w:rPr>
      </w:pPr>
      <w:r w:rsidRPr="00944446">
        <w:rPr>
          <w:szCs w:val="24"/>
        </w:rPr>
        <w:t xml:space="preserve">The User Dashboard is the personalized hub where parents and guardians can access their account information and manage their interactions with the platform. It provides an intuitive and organized layout for users to view school recommendations, </w:t>
      </w:r>
      <w:r>
        <w:rPr>
          <w:szCs w:val="24"/>
        </w:rPr>
        <w:t>schools near them</w:t>
      </w:r>
      <w:r w:rsidRPr="00944446">
        <w:rPr>
          <w:szCs w:val="24"/>
        </w:rPr>
        <w:t xml:space="preserve">, </w:t>
      </w:r>
      <w:r>
        <w:rPr>
          <w:szCs w:val="24"/>
        </w:rPr>
        <w:t>top rated</w:t>
      </w:r>
      <w:r w:rsidRPr="00944446">
        <w:rPr>
          <w:szCs w:val="24"/>
        </w:rPr>
        <w:t xml:space="preserve"> schools</w:t>
      </w:r>
      <w:r>
        <w:rPr>
          <w:szCs w:val="24"/>
        </w:rPr>
        <w:t>, etc.</w:t>
      </w:r>
      <w:ins w:id="258" w:author="Muhammad Ismail Mangrio" w:date="2023-11-13T10:44:00Z">
        <w:r w:rsidR="004D61B6">
          <w:rPr>
            <w:szCs w:val="24"/>
          </w:rPr>
          <w:t xml:space="preserve"> </w:t>
        </w:r>
      </w:ins>
      <w:r w:rsidRPr="00944446">
        <w:rPr>
          <w:szCs w:val="24"/>
        </w:rPr>
        <w:t>The design focuses on user-centric features, making it easy for parents to find and assess schools for their children.</w:t>
      </w:r>
    </w:p>
    <w:p w14:paraId="2370E059" w14:textId="77777777" w:rsidR="00586D83" w:rsidRDefault="00801712" w:rsidP="00586D83">
      <w:pPr>
        <w:spacing w:after="226" w:line="259" w:lineRule="auto"/>
        <w:ind w:left="0" w:right="0"/>
        <w:jc w:val="center"/>
        <w:rPr>
          <w:b/>
          <w:sz w:val="40"/>
          <w:szCs w:val="40"/>
        </w:rPr>
      </w:pPr>
      <w:r>
        <w:rPr>
          <w:b/>
          <w:noProof/>
          <w:sz w:val="40"/>
          <w:szCs w:val="40"/>
        </w:rPr>
        <w:lastRenderedPageBreak/>
        <w:drawing>
          <wp:inline distT="0" distB="0" distL="0" distR="0" wp14:anchorId="1E83CF37" wp14:editId="41B132C5">
            <wp:extent cx="5592773" cy="4549140"/>
            <wp:effectExtent l="171450" t="190500" r="198755" b="1943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_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604489" cy="455866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C5B8B73" w14:textId="77777777" w:rsidR="00943299" w:rsidRDefault="00CB5FF0" w:rsidP="00586D83">
      <w:pPr>
        <w:spacing w:after="226" w:line="259" w:lineRule="auto"/>
        <w:ind w:left="0" w:right="0"/>
        <w:jc w:val="center"/>
        <w:rPr>
          <w:i/>
          <w:szCs w:val="40"/>
        </w:rPr>
      </w:pPr>
      <w:r w:rsidRPr="00CB5FF0">
        <w:rPr>
          <w:i/>
          <w:szCs w:val="40"/>
        </w:rPr>
        <w:t>User Interface</w:t>
      </w:r>
    </w:p>
    <w:p w14:paraId="1F01A1CE" w14:textId="77777777" w:rsidR="00EB3F6D" w:rsidRPr="00CB5FF0" w:rsidRDefault="00EB3F6D" w:rsidP="00586D83">
      <w:pPr>
        <w:spacing w:after="226" w:line="259" w:lineRule="auto"/>
        <w:ind w:left="0" w:right="0"/>
        <w:jc w:val="center"/>
        <w:rPr>
          <w:i/>
          <w:szCs w:val="40"/>
        </w:rPr>
      </w:pPr>
    </w:p>
    <w:p w14:paraId="1CA92C50" w14:textId="77777777" w:rsidR="00801712" w:rsidRPr="00997925" w:rsidRDefault="00997925" w:rsidP="00997925">
      <w:pPr>
        <w:pStyle w:val="Heading1"/>
        <w:ind w:left="0"/>
      </w:pPr>
      <w:bookmarkStart w:id="259" w:name="_Toc150763603"/>
      <w:r w:rsidRPr="00997925">
        <w:t xml:space="preserve">6. </w:t>
      </w:r>
      <w:r w:rsidR="00536A88">
        <w:tab/>
      </w:r>
      <w:r w:rsidR="00536A88" w:rsidRPr="00997925">
        <w:t>TEST CASES</w:t>
      </w:r>
      <w:bookmarkEnd w:id="259"/>
    </w:p>
    <w:p w14:paraId="2115AFB0" w14:textId="77777777" w:rsidR="001D32E4" w:rsidRDefault="001D32E4" w:rsidP="001D32E4">
      <w:pPr>
        <w:spacing w:after="226" w:line="259" w:lineRule="auto"/>
        <w:ind w:left="0" w:right="0" w:firstLine="0"/>
        <w:jc w:val="left"/>
      </w:pPr>
    </w:p>
    <w:tbl>
      <w:tblPr>
        <w:tblStyle w:val="TableGridLight"/>
        <w:tblW w:w="0" w:type="auto"/>
        <w:tblLook w:val="04A0" w:firstRow="1" w:lastRow="0" w:firstColumn="1" w:lastColumn="0" w:noHBand="0" w:noVBand="1"/>
      </w:tblPr>
      <w:tblGrid>
        <w:gridCol w:w="6308"/>
      </w:tblGrid>
      <w:tr w:rsidR="00801712" w14:paraId="54BE46A2" w14:textId="77777777" w:rsidTr="00586D83">
        <w:trPr>
          <w:trHeight w:val="551"/>
        </w:trPr>
        <w:tc>
          <w:tcPr>
            <w:tcW w:w="0" w:type="auto"/>
            <w:hideMark/>
          </w:tcPr>
          <w:p w14:paraId="5801B65F" w14:textId="77777777" w:rsidR="00801712" w:rsidRPr="0087633F" w:rsidRDefault="00801712" w:rsidP="0087633F">
            <w:pPr>
              <w:rPr>
                <w:rFonts w:eastAsia="Arial"/>
                <w:b/>
              </w:rPr>
            </w:pPr>
            <w:bookmarkStart w:id="260" w:name="_Toc114049263"/>
            <w:r w:rsidRPr="0087633F">
              <w:rPr>
                <w:rFonts w:eastAsia="Arial"/>
                <w:b/>
              </w:rPr>
              <w:t>Sign Up Test Case</w:t>
            </w:r>
            <w:bookmarkEnd w:id="260"/>
            <w:r w:rsidRPr="0087633F">
              <w:rPr>
                <w:rFonts w:eastAsia="Arial"/>
                <w:b/>
              </w:rPr>
              <w:t xml:space="preserve"> </w:t>
            </w:r>
          </w:p>
        </w:tc>
      </w:tr>
      <w:tr w:rsidR="00801712" w14:paraId="381506DC" w14:textId="77777777" w:rsidTr="00586D83">
        <w:trPr>
          <w:trHeight w:val="586"/>
        </w:trPr>
        <w:tc>
          <w:tcPr>
            <w:tcW w:w="0" w:type="auto"/>
            <w:hideMark/>
          </w:tcPr>
          <w:p w14:paraId="22A892D0" w14:textId="77777777" w:rsidR="00801712" w:rsidRDefault="00801712" w:rsidP="00CE4CBC">
            <w:pPr>
              <w:pStyle w:val="NormalWeb"/>
              <w:spacing w:before="0" w:beforeAutospacing="0" w:after="0" w:afterAutospacing="0" w:line="256" w:lineRule="auto"/>
            </w:pPr>
            <w:r>
              <w:rPr>
                <w:b/>
                <w:bCs/>
                <w:color w:val="000000"/>
              </w:rPr>
              <w:t>Test Case ID:</w:t>
            </w:r>
            <w:r>
              <w:rPr>
                <w:color w:val="000000"/>
              </w:rPr>
              <w:t xml:space="preserve"> T1</w:t>
            </w:r>
          </w:p>
        </w:tc>
      </w:tr>
      <w:tr w:rsidR="00801712" w14:paraId="503A8835" w14:textId="77777777" w:rsidTr="00586D83">
        <w:trPr>
          <w:trHeight w:val="419"/>
        </w:trPr>
        <w:tc>
          <w:tcPr>
            <w:tcW w:w="0" w:type="auto"/>
            <w:hideMark/>
          </w:tcPr>
          <w:p w14:paraId="19B502D6" w14:textId="77777777" w:rsidR="00801712" w:rsidRDefault="00801712" w:rsidP="00CE4CBC">
            <w:pPr>
              <w:pStyle w:val="NormalWeb"/>
              <w:spacing w:before="0" w:beforeAutospacing="0" w:after="0" w:afterAutospacing="0" w:line="256" w:lineRule="auto"/>
            </w:pPr>
            <w:r>
              <w:rPr>
                <w:b/>
                <w:bCs/>
                <w:color w:val="000000"/>
              </w:rPr>
              <w:t xml:space="preserve">Module Name: </w:t>
            </w:r>
            <w:r>
              <w:rPr>
                <w:color w:val="000000"/>
              </w:rPr>
              <w:t>Sign Up screen</w:t>
            </w:r>
          </w:p>
        </w:tc>
      </w:tr>
      <w:tr w:rsidR="00801712" w14:paraId="37786AB9" w14:textId="77777777" w:rsidTr="00586D83">
        <w:trPr>
          <w:trHeight w:val="420"/>
        </w:trPr>
        <w:tc>
          <w:tcPr>
            <w:tcW w:w="0" w:type="auto"/>
            <w:hideMark/>
          </w:tcPr>
          <w:p w14:paraId="7088497E" w14:textId="77777777" w:rsidR="00801712" w:rsidRDefault="00801712" w:rsidP="00CE4CBC">
            <w:pPr>
              <w:pStyle w:val="NormalWeb"/>
              <w:spacing w:before="0" w:beforeAutospacing="0" w:after="0" w:afterAutospacing="0" w:line="256" w:lineRule="auto"/>
            </w:pPr>
            <w:r>
              <w:rPr>
                <w:b/>
                <w:bCs/>
                <w:color w:val="000000"/>
              </w:rPr>
              <w:t xml:space="preserve">Test Title: </w:t>
            </w:r>
            <w:r>
              <w:rPr>
                <w:color w:val="000000"/>
              </w:rPr>
              <w:t>Registering the user</w:t>
            </w:r>
          </w:p>
        </w:tc>
      </w:tr>
      <w:tr w:rsidR="00586D83" w14:paraId="07AD8792" w14:textId="77777777" w:rsidTr="00D869E2">
        <w:trPr>
          <w:trHeight w:val="817"/>
        </w:trPr>
        <w:tc>
          <w:tcPr>
            <w:tcW w:w="0" w:type="auto"/>
            <w:hideMark/>
          </w:tcPr>
          <w:p w14:paraId="21A3101A" w14:textId="77777777" w:rsidR="00586D83" w:rsidRDefault="00586D83" w:rsidP="00586D83">
            <w:pPr>
              <w:ind w:left="0"/>
            </w:pPr>
            <w:r>
              <w:rPr>
                <w:b/>
                <w:bCs/>
              </w:rPr>
              <w:t xml:space="preserve">Description: </w:t>
            </w:r>
            <w:r>
              <w:t>Test the signup page of School Hub</w:t>
            </w:r>
          </w:p>
        </w:tc>
      </w:tr>
      <w:tr w:rsidR="00801712" w14:paraId="76055773" w14:textId="77777777" w:rsidTr="00586D83">
        <w:trPr>
          <w:trHeight w:val="322"/>
        </w:trPr>
        <w:tc>
          <w:tcPr>
            <w:tcW w:w="0" w:type="auto"/>
            <w:hideMark/>
          </w:tcPr>
          <w:p w14:paraId="2736A284" w14:textId="77777777" w:rsidR="00801712" w:rsidRDefault="00801712" w:rsidP="00CE4CBC">
            <w:pPr>
              <w:pStyle w:val="NormalWeb"/>
              <w:spacing w:before="0" w:beforeAutospacing="0" w:after="0" w:afterAutospacing="0" w:line="256" w:lineRule="auto"/>
            </w:pPr>
            <w:r>
              <w:rPr>
                <w:b/>
                <w:bCs/>
                <w:color w:val="000000"/>
              </w:rPr>
              <w:lastRenderedPageBreak/>
              <w:t xml:space="preserve">Pre-conditions: </w:t>
            </w:r>
            <w:r>
              <w:rPr>
                <w:color w:val="000000"/>
              </w:rPr>
              <w:t>The user has properly filled the required fields</w:t>
            </w:r>
          </w:p>
        </w:tc>
      </w:tr>
      <w:tr w:rsidR="00801712" w14:paraId="7496015C" w14:textId="77777777" w:rsidTr="00586D83">
        <w:trPr>
          <w:trHeight w:val="80"/>
        </w:trPr>
        <w:tc>
          <w:tcPr>
            <w:tcW w:w="0" w:type="auto"/>
            <w:hideMark/>
          </w:tcPr>
          <w:p w14:paraId="45F8CB24" w14:textId="77777777" w:rsidR="00801712" w:rsidRDefault="00801712" w:rsidP="00CE4CBC">
            <w:pPr>
              <w:ind w:left="0"/>
            </w:pPr>
          </w:p>
        </w:tc>
      </w:tr>
    </w:tbl>
    <w:p w14:paraId="39BF2C18" w14:textId="77777777" w:rsidR="00801712" w:rsidRDefault="00801712" w:rsidP="00CE4CBC">
      <w:pPr>
        <w:spacing w:after="240"/>
        <w:ind w:left="0"/>
        <w:rPr>
          <w:szCs w:val="24"/>
        </w:rPr>
      </w:pPr>
    </w:p>
    <w:p w14:paraId="760B705A" w14:textId="77777777" w:rsidR="00467D65" w:rsidRDefault="00467D65" w:rsidP="00CE4CBC">
      <w:pPr>
        <w:spacing w:after="240"/>
        <w:ind w:left="0"/>
        <w:rPr>
          <w:szCs w:val="24"/>
        </w:rPr>
      </w:pPr>
    </w:p>
    <w:tbl>
      <w:tblPr>
        <w:tblW w:w="9093" w:type="dxa"/>
        <w:tblLook w:val="04A0" w:firstRow="1" w:lastRow="0" w:firstColumn="1" w:lastColumn="0" w:noHBand="0" w:noVBand="1"/>
      </w:tblPr>
      <w:tblGrid>
        <w:gridCol w:w="665"/>
        <w:gridCol w:w="1113"/>
        <w:gridCol w:w="2201"/>
        <w:gridCol w:w="1139"/>
        <w:gridCol w:w="2175"/>
        <w:gridCol w:w="1266"/>
        <w:gridCol w:w="781"/>
      </w:tblGrid>
      <w:tr w:rsidR="00801712" w14:paraId="5019FFF7" w14:textId="77777777" w:rsidTr="002D2953">
        <w:trPr>
          <w:trHeight w:val="325"/>
        </w:trPr>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2FE23285" w14:textId="77777777" w:rsidR="00801712" w:rsidRDefault="00801712" w:rsidP="00CE4CBC">
            <w:pPr>
              <w:pStyle w:val="NormalWeb"/>
              <w:spacing w:before="0" w:beforeAutospacing="0" w:after="0" w:afterAutospacing="0" w:line="256" w:lineRule="auto"/>
              <w:jc w:val="center"/>
            </w:pPr>
            <w:r>
              <w:rPr>
                <w:b/>
                <w:bCs/>
                <w:color w:val="000000"/>
              </w:rPr>
              <w:t>Step</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13B8DBAE" w14:textId="77777777" w:rsidR="00801712" w:rsidRDefault="00801712" w:rsidP="00CE4CBC">
            <w:pPr>
              <w:pStyle w:val="NormalWeb"/>
              <w:spacing w:before="0" w:beforeAutospacing="0" w:after="0" w:afterAutospacing="0" w:line="256" w:lineRule="auto"/>
            </w:pPr>
            <w:r>
              <w:rPr>
                <w:b/>
                <w:bCs/>
                <w:color w:val="000000"/>
              </w:rPr>
              <w:t>Test Steps</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35D06100" w14:textId="77777777" w:rsidR="00801712" w:rsidRDefault="00801712" w:rsidP="00CE4CBC">
            <w:pPr>
              <w:pStyle w:val="NormalWeb"/>
              <w:spacing w:before="0" w:beforeAutospacing="0" w:after="0" w:afterAutospacing="0" w:line="256" w:lineRule="auto"/>
            </w:pPr>
            <w:r>
              <w:rPr>
                <w:b/>
                <w:bCs/>
                <w:color w:val="000000"/>
              </w:rPr>
              <w:t>Test Data</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16261F16" w14:textId="77777777" w:rsidR="00801712" w:rsidRDefault="00801712" w:rsidP="00CE4CBC">
            <w:pPr>
              <w:pStyle w:val="NormalWeb"/>
              <w:spacing w:before="0" w:beforeAutospacing="0" w:after="0" w:afterAutospacing="0" w:line="256" w:lineRule="auto"/>
            </w:pPr>
            <w:r>
              <w:rPr>
                <w:b/>
                <w:bCs/>
                <w:color w:val="000000"/>
              </w:rPr>
              <w:t>Expected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4F83398D" w14:textId="77777777" w:rsidR="00801712" w:rsidRDefault="00801712" w:rsidP="00CE4CBC">
            <w:pPr>
              <w:pStyle w:val="NormalWeb"/>
              <w:spacing w:before="0" w:beforeAutospacing="0" w:after="0" w:afterAutospacing="0" w:line="256" w:lineRule="auto"/>
            </w:pPr>
            <w:r>
              <w:rPr>
                <w:b/>
                <w:bCs/>
                <w:color w:val="000000"/>
              </w:rPr>
              <w:t>Actual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7843B6A7" w14:textId="77777777" w:rsidR="00801712" w:rsidRDefault="00801712" w:rsidP="00CE4CBC">
            <w:pPr>
              <w:pStyle w:val="NormalWeb"/>
              <w:spacing w:before="0" w:beforeAutospacing="0" w:after="0" w:afterAutospacing="0" w:line="256" w:lineRule="auto"/>
            </w:pPr>
            <w:r>
              <w:rPr>
                <w:b/>
                <w:bCs/>
                <w:color w:val="000000"/>
              </w:rPr>
              <w:t>Status (Pass/Fail)</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58C31C1A" w14:textId="77777777" w:rsidR="00801712" w:rsidRDefault="00801712" w:rsidP="00CE4CBC">
            <w:pPr>
              <w:pStyle w:val="NormalWeb"/>
              <w:spacing w:before="0" w:beforeAutospacing="0" w:after="0" w:afterAutospacing="0" w:line="256" w:lineRule="auto"/>
            </w:pPr>
            <w:r>
              <w:rPr>
                <w:b/>
                <w:bCs/>
                <w:color w:val="000000"/>
              </w:rPr>
              <w:t>Notes</w:t>
            </w:r>
          </w:p>
        </w:tc>
      </w:tr>
      <w:tr w:rsidR="00801712" w14:paraId="3F6AE148" w14:textId="77777777" w:rsidTr="002D2953">
        <w:trPr>
          <w:trHeight w:val="257"/>
        </w:trPr>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107D7D80" w14:textId="77777777" w:rsidR="00801712" w:rsidRDefault="00801712" w:rsidP="00CE4CBC">
            <w:pPr>
              <w:pStyle w:val="NormalWeb"/>
              <w:spacing w:before="0" w:beforeAutospacing="0" w:after="0" w:afterAutospacing="0" w:line="256" w:lineRule="auto"/>
              <w:jc w:val="center"/>
            </w:pPr>
            <w:r>
              <w:rPr>
                <w:color w:val="000000"/>
              </w:rPr>
              <w:t>1</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39445804" w14:textId="77777777" w:rsidR="00801712" w:rsidRDefault="00801712" w:rsidP="00CE4CBC">
            <w:pPr>
              <w:pStyle w:val="NormalWeb"/>
              <w:spacing w:before="0" w:beforeAutospacing="0" w:after="0" w:afterAutospacing="0" w:line="256" w:lineRule="auto"/>
            </w:pPr>
            <w:r>
              <w:rPr>
                <w:color w:val="000000"/>
              </w:rPr>
              <w:t xml:space="preserve"> Navigate to Signup page</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0DF153FE" w14:textId="77777777" w:rsidR="00801712" w:rsidRDefault="00801712" w:rsidP="00CE4CBC">
            <w:pPr>
              <w:pStyle w:val="NormalWeb"/>
              <w:spacing w:before="0" w:beforeAutospacing="0" w:after="0" w:afterAutospacing="0" w:line="256" w:lineRule="auto"/>
            </w:pPr>
            <w:r>
              <w:rPr>
                <w:color w:val="000000"/>
              </w:rPr>
              <w:t> </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tcPr>
          <w:p w14:paraId="7E2FF623" w14:textId="77777777" w:rsidR="00801712" w:rsidRDefault="00801712" w:rsidP="00CE4CBC">
            <w:pPr>
              <w:ind w:left="0"/>
              <w:rPr>
                <w:szCs w:val="24"/>
              </w:rPr>
            </w:pPr>
          </w:p>
          <w:p w14:paraId="110285C4" w14:textId="77777777" w:rsidR="00801712" w:rsidRDefault="00801712" w:rsidP="00CE4CBC">
            <w:pPr>
              <w:pStyle w:val="NormalWeb"/>
              <w:spacing w:before="0" w:beforeAutospacing="0" w:after="0" w:afterAutospacing="0" w:line="256" w:lineRule="auto"/>
            </w:pPr>
            <w:r>
              <w:rPr>
                <w:color w:val="000000"/>
              </w:rPr>
              <w:t>User should be able to Signup</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28D27D28" w14:textId="77777777" w:rsidR="00801712" w:rsidRDefault="00801712" w:rsidP="00CE4CBC">
            <w:pPr>
              <w:pStyle w:val="NormalWeb"/>
              <w:spacing w:before="0" w:beforeAutospacing="0" w:after="0" w:afterAutospacing="0" w:line="256" w:lineRule="auto"/>
            </w:pPr>
            <w:r>
              <w:rPr>
                <w:color w:val="000000"/>
              </w:rPr>
              <w:t> </w:t>
            </w:r>
          </w:p>
          <w:p w14:paraId="2E182FEA" w14:textId="77777777" w:rsidR="00801712" w:rsidRDefault="00801712" w:rsidP="00CE4CBC">
            <w:pPr>
              <w:pStyle w:val="NormalWeb"/>
              <w:spacing w:before="0" w:beforeAutospacing="0" w:after="0" w:afterAutospacing="0" w:line="256" w:lineRule="auto"/>
            </w:pPr>
            <w:r>
              <w:rPr>
                <w:color w:val="000000"/>
              </w:rPr>
              <w:t>User is navigated to </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70F2E950" w14:textId="77777777" w:rsidR="00801712" w:rsidRDefault="00801712" w:rsidP="00CE4CBC">
            <w:pPr>
              <w:pStyle w:val="NormalWeb"/>
              <w:spacing w:before="0" w:beforeAutospacing="0" w:after="0" w:afterAutospacing="0" w:line="256" w:lineRule="auto"/>
            </w:pPr>
            <w:r>
              <w:rPr>
                <w:color w:val="000000"/>
              </w:rPr>
              <w:t> </w:t>
            </w:r>
          </w:p>
          <w:p w14:paraId="31EDA2F1" w14:textId="77777777" w:rsidR="00801712" w:rsidRDefault="00801712" w:rsidP="00CE4CBC">
            <w:pPr>
              <w:pStyle w:val="NormalWeb"/>
              <w:spacing w:before="0" w:beforeAutospacing="0" w:after="0" w:afterAutospacing="0" w:line="256" w:lineRule="auto"/>
            </w:pPr>
            <w:r>
              <w:rPr>
                <w:color w:val="000000"/>
              </w:rPr>
              <w:t>Pass</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0490BB37" w14:textId="77777777" w:rsidR="00801712" w:rsidRDefault="00801712" w:rsidP="00CE4CBC">
            <w:pPr>
              <w:pStyle w:val="NormalWeb"/>
              <w:spacing w:before="0" w:beforeAutospacing="0" w:after="0" w:afterAutospacing="0" w:line="256" w:lineRule="auto"/>
            </w:pPr>
            <w:r>
              <w:rPr>
                <w:color w:val="000000"/>
              </w:rPr>
              <w:t> </w:t>
            </w:r>
          </w:p>
        </w:tc>
      </w:tr>
      <w:tr w:rsidR="00801712" w14:paraId="4533B9E0" w14:textId="77777777" w:rsidTr="002D2953">
        <w:trPr>
          <w:trHeight w:val="2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5158C2" w14:textId="77777777" w:rsidR="00801712" w:rsidRDefault="00801712" w:rsidP="00CE4CBC">
            <w:pPr>
              <w:pStyle w:val="NormalWeb"/>
              <w:spacing w:before="0" w:beforeAutospacing="0" w:after="0" w:afterAutospacing="0" w:line="256" w:lineRule="auto"/>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5C6B68A" w14:textId="77777777" w:rsidR="00801712" w:rsidRDefault="00801712" w:rsidP="00CE4CBC">
            <w:pPr>
              <w:pStyle w:val="NormalWeb"/>
              <w:spacing w:before="0" w:beforeAutospacing="0" w:after="0" w:afterAutospacing="0" w:line="256" w:lineRule="auto"/>
            </w:pPr>
            <w:r>
              <w:rPr>
                <w:color w:val="000000"/>
              </w:rPr>
              <w:t xml:space="preserve"> Entered username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355781F" w14:textId="77777777" w:rsidR="00801712" w:rsidRDefault="00801712" w:rsidP="00CE4CBC">
            <w:pPr>
              <w:pStyle w:val="NormalWeb"/>
              <w:spacing w:before="0" w:beforeAutospacing="0" w:after="0" w:afterAutospacing="0" w:line="256" w:lineRule="auto"/>
            </w:pPr>
            <w:r>
              <w:rPr>
                <w:color w:val="000000"/>
              </w:rPr>
              <w:t xml:space="preserve"> Username= </w:t>
            </w:r>
            <w:proofErr w:type="spellStart"/>
            <w:r>
              <w:rPr>
                <w:color w:val="000000"/>
              </w:rPr>
              <w:t>abcd</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EDF944" w14:textId="77777777" w:rsidR="00801712" w:rsidRDefault="00801712" w:rsidP="00CE4CBC">
            <w:pPr>
              <w:pStyle w:val="NormalWeb"/>
              <w:spacing w:before="0" w:beforeAutospacing="0" w:after="0" w:afterAutospacing="0" w:line="256" w:lineRule="auto"/>
            </w:pPr>
            <w:r>
              <w:rPr>
                <w:color w:val="000000"/>
              </w:rPr>
              <w:t>Login Screen to be displayed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80A99D" w14:textId="77777777" w:rsidR="00801712" w:rsidRDefault="00801712" w:rsidP="00CE4CBC">
            <w:pPr>
              <w:pStyle w:val="NormalWeb"/>
              <w:spacing w:before="0" w:beforeAutospacing="0" w:after="0" w:afterAutospacing="0" w:line="256" w:lineRule="auto"/>
            </w:pPr>
            <w:r>
              <w:rPr>
                <w:color w:val="000000"/>
              </w:rPr>
              <w:t xml:space="preserve"> Login screen displayed  successful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F7D0AB" w14:textId="77777777" w:rsidR="00801712" w:rsidRDefault="00801712" w:rsidP="00CE4CBC">
            <w:pPr>
              <w:pStyle w:val="NormalWeb"/>
              <w:spacing w:before="0" w:beforeAutospacing="0" w:after="0" w:afterAutospacing="0" w:line="256" w:lineRule="auto"/>
            </w:pPr>
            <w:r>
              <w:rPr>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0CE17F" w14:textId="77777777" w:rsidR="00801712" w:rsidRDefault="00801712" w:rsidP="00CE4CBC">
            <w:pPr>
              <w:ind w:left="0"/>
            </w:pPr>
          </w:p>
        </w:tc>
      </w:tr>
      <w:tr w:rsidR="00801712" w14:paraId="67D42065" w14:textId="77777777" w:rsidTr="002D2953">
        <w:trPr>
          <w:trHeight w:val="261"/>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C6EA036" w14:textId="77777777" w:rsidR="00801712" w:rsidRDefault="00801712" w:rsidP="00CE4CBC">
            <w:pPr>
              <w:pStyle w:val="NormalWeb"/>
              <w:spacing w:before="0" w:beforeAutospacing="0" w:after="0" w:afterAutospacing="0" w:line="256" w:lineRule="auto"/>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052FA6" w14:textId="77777777" w:rsidR="00801712" w:rsidRDefault="00801712" w:rsidP="00CE4CBC">
            <w:pPr>
              <w:pStyle w:val="NormalWeb"/>
              <w:spacing w:before="0" w:beforeAutospacing="0" w:after="0" w:afterAutospacing="0" w:line="256" w:lineRule="auto"/>
            </w:pPr>
            <w:r>
              <w:rPr>
                <w:color w:val="000000"/>
              </w:rPr>
              <w:t xml:space="preserve"> Entered email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101F335" w14:textId="77777777" w:rsidR="00801712" w:rsidRDefault="00801712" w:rsidP="00CE4CBC">
            <w:pPr>
              <w:pStyle w:val="NormalWeb"/>
              <w:spacing w:before="0" w:beforeAutospacing="0" w:after="0" w:afterAutospacing="0" w:line="256" w:lineRule="auto"/>
            </w:pPr>
            <w:r>
              <w:rPr>
                <w:color w:val="000000"/>
              </w:rPr>
              <w:t xml:space="preserve">User= </w:t>
            </w:r>
            <w:hyperlink r:id="rId21" w:history="1">
              <w:r>
                <w:rPr>
                  <w:rStyle w:val="Hyperlink"/>
                  <w:rFonts w:eastAsia="Arial"/>
                </w:rPr>
                <w:t>example@gmail.com</w:t>
              </w:r>
            </w:hyperlink>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DC147F"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0AF040" w14:textId="77777777" w:rsidR="00801712" w:rsidRDefault="00801712" w:rsidP="00CE4CBC">
            <w:pPr>
              <w:pStyle w:val="NormalWeb"/>
              <w:spacing w:before="0" w:beforeAutospacing="0" w:after="0" w:afterAutospacing="0" w:line="256" w:lineRule="auto"/>
            </w:pPr>
            <w:r>
              <w:rPr>
                <w:color w:val="000000"/>
              </w:rPr>
              <w:t xml:space="preserve"> Signup</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EAFB638"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EE738F" w14:textId="77777777" w:rsidR="00801712" w:rsidRDefault="00801712" w:rsidP="00CE4CBC">
            <w:pPr>
              <w:spacing w:after="0"/>
              <w:ind w:left="0"/>
              <w:rPr>
                <w:sz w:val="20"/>
                <w:szCs w:val="20"/>
              </w:rPr>
            </w:pPr>
          </w:p>
        </w:tc>
      </w:tr>
      <w:tr w:rsidR="00801712" w14:paraId="0CA9DDD9" w14:textId="77777777" w:rsidTr="002D2953">
        <w:trPr>
          <w:trHeight w:val="2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FEBAEAA" w14:textId="77777777" w:rsidR="00801712" w:rsidRDefault="00801712" w:rsidP="00CE4CBC">
            <w:pPr>
              <w:pStyle w:val="NormalWeb"/>
              <w:spacing w:before="0" w:beforeAutospacing="0" w:after="0" w:afterAutospacing="0" w:line="256" w:lineRule="auto"/>
              <w:jc w:val="center"/>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987FC9" w14:textId="77777777" w:rsidR="00801712" w:rsidRDefault="00801712" w:rsidP="00CE4CBC">
            <w:pPr>
              <w:pStyle w:val="NormalWeb"/>
              <w:spacing w:before="0" w:beforeAutospacing="0" w:after="0" w:afterAutospacing="0" w:line="256" w:lineRule="auto"/>
            </w:pPr>
            <w:r>
              <w:rPr>
                <w:color w:val="000000"/>
              </w:rPr>
              <w:t xml:space="preserve"> Entered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6AF532" w14:textId="77777777" w:rsidR="00801712" w:rsidRDefault="00801712" w:rsidP="00CE4CBC">
            <w:pPr>
              <w:pStyle w:val="NormalWeb"/>
              <w:spacing w:before="0" w:beforeAutospacing="0" w:after="0" w:afterAutospacing="0" w:line="256" w:lineRule="auto"/>
            </w:pPr>
            <w:r>
              <w:rPr>
                <w:color w:val="000000"/>
              </w:rPr>
              <w:t>Password: 1234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A4D5B53"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B56908"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E8AFE58"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4C56C6" w14:textId="77777777" w:rsidR="00801712" w:rsidRDefault="00801712" w:rsidP="00CE4CBC">
            <w:pPr>
              <w:spacing w:after="0"/>
              <w:ind w:left="0"/>
              <w:rPr>
                <w:sz w:val="20"/>
                <w:szCs w:val="20"/>
              </w:rPr>
            </w:pPr>
          </w:p>
        </w:tc>
      </w:tr>
      <w:tr w:rsidR="00801712" w14:paraId="0D3F8712" w14:textId="77777777" w:rsidTr="002D2953">
        <w:trPr>
          <w:trHeight w:val="26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B0814E" w14:textId="77777777" w:rsidR="00801712" w:rsidRDefault="00801712" w:rsidP="00CE4CBC">
            <w:pPr>
              <w:pStyle w:val="NormalWeb"/>
              <w:spacing w:before="0" w:beforeAutospacing="0" w:after="0" w:afterAutospacing="0" w:line="256" w:lineRule="auto"/>
              <w:jc w:val="center"/>
            </w:pPr>
            <w:r>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5D855E" w14:textId="77777777" w:rsidR="00801712" w:rsidRDefault="00801712" w:rsidP="00CE4CBC">
            <w:pPr>
              <w:pStyle w:val="NormalWeb"/>
              <w:spacing w:before="0" w:beforeAutospacing="0" w:after="0" w:afterAutospacing="0" w:line="256" w:lineRule="auto"/>
            </w:pPr>
            <w:r>
              <w:rPr>
                <w:color w:val="000000"/>
              </w:rPr>
              <w:t xml:space="preserve"> Click on Signup button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D2670D"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C839F6"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645CD9" w14:textId="1059E51C" w:rsidR="00801712" w:rsidRDefault="00801712" w:rsidP="00CE4CBC">
            <w:pPr>
              <w:spacing w:after="0"/>
              <w:ind w:left="0"/>
              <w:rPr>
                <w:sz w:val="20"/>
                <w:szCs w:val="20"/>
              </w:rPr>
            </w:pPr>
            <w:r>
              <w:rPr>
                <w:sz w:val="20"/>
                <w:szCs w:val="20"/>
              </w:rPr>
              <w:t xml:space="preserve">Signup </w:t>
            </w:r>
            <w:del w:id="261" w:author="Muhammad Ismail Mangrio" w:date="2023-11-13T10:45:00Z">
              <w:r w:rsidDel="00E62C4C">
                <w:rPr>
                  <w:sz w:val="20"/>
                  <w:szCs w:val="20"/>
                </w:rPr>
                <w:delText>Successfull</w:delText>
              </w:r>
            </w:del>
            <w:ins w:id="262" w:author="Muhammad Ismail Mangrio" w:date="2023-11-13T10:45:00Z">
              <w:r w:rsidR="00E62C4C">
                <w:rPr>
                  <w:sz w:val="20"/>
                  <w:szCs w:val="20"/>
                </w:rPr>
                <w:t>Successful</w:t>
              </w:r>
            </w:ins>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64AB971"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BB8D7E7" w14:textId="77777777" w:rsidR="00801712" w:rsidRDefault="00801712" w:rsidP="00CE4CBC">
            <w:pPr>
              <w:spacing w:after="0"/>
              <w:ind w:left="0"/>
              <w:rPr>
                <w:sz w:val="20"/>
                <w:szCs w:val="20"/>
              </w:rPr>
            </w:pPr>
          </w:p>
        </w:tc>
      </w:tr>
    </w:tbl>
    <w:p w14:paraId="592D8252" w14:textId="77777777" w:rsidR="00801712" w:rsidRDefault="00801712" w:rsidP="00CE4CBC">
      <w:pPr>
        <w:ind w:left="0"/>
        <w:rPr>
          <w:szCs w:val="24"/>
        </w:rPr>
      </w:pPr>
    </w:p>
    <w:p w14:paraId="41ED7A40" w14:textId="77777777" w:rsidR="00801712" w:rsidRDefault="00801712" w:rsidP="00CE4CBC">
      <w:pPr>
        <w:pStyle w:val="NormalWeb"/>
        <w:spacing w:before="0" w:beforeAutospacing="0" w:after="0" w:afterAutospacing="0"/>
        <w:rPr>
          <w:b/>
          <w:bCs/>
          <w:color w:val="000000"/>
        </w:rPr>
      </w:pPr>
      <w:r>
        <w:rPr>
          <w:b/>
          <w:bCs/>
          <w:color w:val="000000"/>
        </w:rPr>
        <w:t>Post-conditions: </w:t>
      </w:r>
    </w:p>
    <w:p w14:paraId="4E77C9C2" w14:textId="77777777" w:rsidR="001D32E4" w:rsidRDefault="001D32E4" w:rsidP="00CE4CBC">
      <w:pPr>
        <w:pStyle w:val="NormalWeb"/>
        <w:spacing w:before="0" w:beforeAutospacing="0" w:after="0" w:afterAutospacing="0"/>
      </w:pPr>
    </w:p>
    <w:p w14:paraId="6483EF84" w14:textId="121D472C" w:rsidR="00801712" w:rsidRDefault="00801712" w:rsidP="00CE4CBC">
      <w:pPr>
        <w:pStyle w:val="NormalWeb"/>
        <w:spacing w:before="0" w:beforeAutospacing="0" w:after="0" w:afterAutospacing="0"/>
      </w:pPr>
      <w:r>
        <w:rPr>
          <w:rStyle w:val="apple-tab-span"/>
        </w:rPr>
        <w:tab/>
      </w:r>
      <w:r>
        <w:rPr>
          <w:color w:val="000000"/>
        </w:rPr>
        <w:t>The user’s information </w:t>
      </w:r>
      <w:del w:id="263" w:author="Muhammad Ismail Mangrio" w:date="2023-11-13T10:45:00Z">
        <w:r w:rsidDel="00E62C4C">
          <w:rPr>
            <w:color w:val="000000"/>
          </w:rPr>
          <w:delText xml:space="preserve"> </w:delText>
        </w:r>
      </w:del>
      <w:r>
        <w:rPr>
          <w:color w:val="000000"/>
        </w:rPr>
        <w:t>has successfully been added into the database and user is registered</w:t>
      </w:r>
      <w:del w:id="264" w:author="Muhammad Ismail Mangrio" w:date="2023-11-13T10:45:00Z">
        <w:r w:rsidDel="00E62C4C">
          <w:rPr>
            <w:color w:val="000000"/>
          </w:rPr>
          <w:delText xml:space="preserve"> </w:delText>
        </w:r>
      </w:del>
      <w:r>
        <w:rPr>
          <w:color w:val="000000"/>
        </w:rPr>
        <w:t>.</w:t>
      </w:r>
    </w:p>
    <w:p w14:paraId="34888534" w14:textId="77777777" w:rsidR="00801712" w:rsidRDefault="00801712" w:rsidP="00CE4CBC">
      <w:pPr>
        <w:spacing w:after="240"/>
        <w:ind w:left="0"/>
        <w:rPr>
          <w:szCs w:val="24"/>
        </w:rPr>
      </w:pPr>
      <w:r>
        <w:rPr>
          <w:szCs w:val="24"/>
        </w:rPr>
        <w:br/>
      </w:r>
    </w:p>
    <w:p w14:paraId="746AE518" w14:textId="77777777" w:rsidR="003A5EA7" w:rsidRDefault="003A5EA7" w:rsidP="00CE4CBC">
      <w:pPr>
        <w:spacing w:after="240"/>
        <w:ind w:left="0"/>
        <w:rPr>
          <w:szCs w:val="24"/>
        </w:rPr>
      </w:pPr>
    </w:p>
    <w:p w14:paraId="43E3B551" w14:textId="77777777" w:rsidR="003A5EA7" w:rsidRDefault="003A5EA7" w:rsidP="00CE4CBC">
      <w:pPr>
        <w:spacing w:after="240"/>
        <w:ind w:left="0"/>
        <w:rPr>
          <w:szCs w:val="24"/>
        </w:rPr>
      </w:pPr>
    </w:p>
    <w:tbl>
      <w:tblPr>
        <w:tblStyle w:val="TableGrid0"/>
        <w:tblW w:w="9417" w:type="dxa"/>
        <w:tblLook w:val="04A0" w:firstRow="1" w:lastRow="0" w:firstColumn="1" w:lastColumn="0" w:noHBand="0" w:noVBand="1"/>
      </w:tblPr>
      <w:tblGrid>
        <w:gridCol w:w="9005"/>
        <w:gridCol w:w="412"/>
      </w:tblGrid>
      <w:tr w:rsidR="00801712" w14:paraId="1D31933E" w14:textId="77777777" w:rsidTr="006F501D">
        <w:trPr>
          <w:trHeight w:val="619"/>
        </w:trPr>
        <w:tc>
          <w:tcPr>
            <w:tcW w:w="0" w:type="auto"/>
            <w:gridSpan w:val="2"/>
            <w:hideMark/>
          </w:tcPr>
          <w:p w14:paraId="11AFB7F9" w14:textId="77777777" w:rsidR="00801712" w:rsidRPr="0087633F" w:rsidRDefault="00801712" w:rsidP="0087633F">
            <w:pPr>
              <w:rPr>
                <w:rFonts w:eastAsia="Arial"/>
                <w:b/>
              </w:rPr>
            </w:pPr>
            <w:bookmarkStart w:id="265" w:name="_Toc114049264"/>
            <w:r w:rsidRPr="0087633F">
              <w:rPr>
                <w:rFonts w:eastAsia="Arial"/>
                <w:b/>
              </w:rPr>
              <w:t>Log In Test Case</w:t>
            </w:r>
            <w:bookmarkEnd w:id="265"/>
            <w:r w:rsidRPr="0087633F">
              <w:rPr>
                <w:rFonts w:eastAsia="Arial"/>
                <w:b/>
              </w:rPr>
              <w:t> of School Hub</w:t>
            </w:r>
          </w:p>
        </w:tc>
      </w:tr>
      <w:tr w:rsidR="00801712" w14:paraId="6842C1E5" w14:textId="77777777" w:rsidTr="006F501D">
        <w:trPr>
          <w:trHeight w:val="658"/>
        </w:trPr>
        <w:tc>
          <w:tcPr>
            <w:tcW w:w="0" w:type="auto"/>
            <w:gridSpan w:val="2"/>
            <w:hideMark/>
          </w:tcPr>
          <w:p w14:paraId="11EA6574" w14:textId="77777777" w:rsidR="00801712" w:rsidRDefault="00801712" w:rsidP="00CE4CBC">
            <w:pPr>
              <w:pStyle w:val="NormalWeb"/>
              <w:spacing w:before="0" w:beforeAutospacing="0" w:after="0" w:afterAutospacing="0" w:line="256" w:lineRule="auto"/>
            </w:pPr>
            <w:r>
              <w:rPr>
                <w:b/>
                <w:bCs/>
                <w:color w:val="000000"/>
              </w:rPr>
              <w:lastRenderedPageBreak/>
              <w:t xml:space="preserve">Test Case ID: </w:t>
            </w:r>
            <w:r>
              <w:rPr>
                <w:color w:val="000000"/>
              </w:rPr>
              <w:t>T2</w:t>
            </w:r>
          </w:p>
        </w:tc>
      </w:tr>
      <w:tr w:rsidR="00801712" w14:paraId="217315D2" w14:textId="77777777" w:rsidTr="006F501D">
        <w:trPr>
          <w:trHeight w:val="471"/>
        </w:trPr>
        <w:tc>
          <w:tcPr>
            <w:tcW w:w="0" w:type="auto"/>
            <w:gridSpan w:val="2"/>
            <w:hideMark/>
          </w:tcPr>
          <w:p w14:paraId="64155537" w14:textId="77777777" w:rsidR="00801712" w:rsidRDefault="00801712" w:rsidP="00CE4CBC">
            <w:pPr>
              <w:pStyle w:val="NormalWeb"/>
              <w:spacing w:before="0" w:beforeAutospacing="0" w:after="0" w:afterAutospacing="0" w:line="256" w:lineRule="auto"/>
            </w:pPr>
            <w:r>
              <w:rPr>
                <w:b/>
                <w:bCs/>
                <w:color w:val="000000"/>
              </w:rPr>
              <w:t xml:space="preserve">Module Name: </w:t>
            </w:r>
            <w:r>
              <w:rPr>
                <w:color w:val="000000"/>
              </w:rPr>
              <w:t>Login screen</w:t>
            </w:r>
          </w:p>
        </w:tc>
      </w:tr>
      <w:tr w:rsidR="00801712" w14:paraId="6DED0771" w14:textId="77777777" w:rsidTr="006F501D">
        <w:trPr>
          <w:trHeight w:val="472"/>
        </w:trPr>
        <w:tc>
          <w:tcPr>
            <w:tcW w:w="0" w:type="auto"/>
            <w:gridSpan w:val="2"/>
            <w:hideMark/>
          </w:tcPr>
          <w:p w14:paraId="5718CFE9" w14:textId="77777777" w:rsidR="00801712" w:rsidRDefault="00801712" w:rsidP="00CE4CBC">
            <w:pPr>
              <w:pStyle w:val="NormalWeb"/>
              <w:spacing w:before="0" w:beforeAutospacing="0" w:after="0" w:afterAutospacing="0" w:line="256" w:lineRule="auto"/>
            </w:pPr>
            <w:r>
              <w:rPr>
                <w:b/>
                <w:bCs/>
                <w:color w:val="000000"/>
              </w:rPr>
              <w:t xml:space="preserve">Test Title: </w:t>
            </w:r>
            <w:r>
              <w:rPr>
                <w:color w:val="000000"/>
              </w:rPr>
              <w:t>Verify login with valid username and password</w:t>
            </w:r>
          </w:p>
        </w:tc>
      </w:tr>
      <w:tr w:rsidR="00801712" w14:paraId="26DC8C15" w14:textId="77777777" w:rsidTr="006F501D">
        <w:trPr>
          <w:trHeight w:val="472"/>
        </w:trPr>
        <w:tc>
          <w:tcPr>
            <w:tcW w:w="0" w:type="auto"/>
            <w:hideMark/>
          </w:tcPr>
          <w:p w14:paraId="3943662C" w14:textId="77777777" w:rsidR="00801712" w:rsidRDefault="00801712" w:rsidP="00CE4CBC">
            <w:pPr>
              <w:pStyle w:val="NormalWeb"/>
              <w:spacing w:before="0" w:beforeAutospacing="0" w:after="0" w:afterAutospacing="0" w:line="256" w:lineRule="auto"/>
            </w:pPr>
            <w:r>
              <w:rPr>
                <w:b/>
                <w:bCs/>
                <w:color w:val="000000"/>
              </w:rPr>
              <w:t xml:space="preserve">Description: </w:t>
            </w:r>
            <w:r>
              <w:rPr>
                <w:color w:val="000000"/>
              </w:rPr>
              <w:t>Test the login page of School-Hub</w:t>
            </w:r>
          </w:p>
        </w:tc>
        <w:tc>
          <w:tcPr>
            <w:tcW w:w="0" w:type="auto"/>
            <w:hideMark/>
          </w:tcPr>
          <w:p w14:paraId="69B38404" w14:textId="77777777" w:rsidR="00801712" w:rsidRDefault="00801712" w:rsidP="00CE4CBC">
            <w:pPr>
              <w:ind w:left="0"/>
            </w:pPr>
          </w:p>
        </w:tc>
      </w:tr>
      <w:tr w:rsidR="00801712" w14:paraId="1A261E14" w14:textId="77777777" w:rsidTr="006F501D">
        <w:trPr>
          <w:trHeight w:val="361"/>
        </w:trPr>
        <w:tc>
          <w:tcPr>
            <w:tcW w:w="0" w:type="auto"/>
            <w:gridSpan w:val="2"/>
            <w:hideMark/>
          </w:tcPr>
          <w:p w14:paraId="75F6DA6A" w14:textId="77777777" w:rsidR="00801712" w:rsidRDefault="00801712" w:rsidP="00CE4CBC">
            <w:pPr>
              <w:pStyle w:val="NormalWeb"/>
              <w:spacing w:before="0" w:beforeAutospacing="0" w:after="0" w:afterAutospacing="0" w:line="256" w:lineRule="auto"/>
            </w:pPr>
            <w:r>
              <w:rPr>
                <w:b/>
                <w:bCs/>
                <w:color w:val="000000"/>
              </w:rPr>
              <w:t xml:space="preserve">Pre-conditions: </w:t>
            </w:r>
            <w:r>
              <w:rPr>
                <w:color w:val="000000"/>
              </w:rPr>
              <w:t>User has valid username and password</w:t>
            </w:r>
          </w:p>
        </w:tc>
      </w:tr>
    </w:tbl>
    <w:p w14:paraId="435CABA0" w14:textId="77777777" w:rsidR="00801712" w:rsidRDefault="00801712" w:rsidP="00CE4CBC">
      <w:pPr>
        <w:spacing w:after="240"/>
        <w:ind w:left="0"/>
        <w:rPr>
          <w:szCs w:val="24"/>
        </w:rPr>
      </w:pPr>
    </w:p>
    <w:tbl>
      <w:tblPr>
        <w:tblW w:w="0" w:type="auto"/>
        <w:tblLook w:val="04A0" w:firstRow="1" w:lastRow="0" w:firstColumn="1" w:lastColumn="0" w:noHBand="0" w:noVBand="1"/>
      </w:tblPr>
      <w:tblGrid>
        <w:gridCol w:w="684"/>
        <w:gridCol w:w="1367"/>
        <w:gridCol w:w="2400"/>
        <w:gridCol w:w="1463"/>
        <w:gridCol w:w="1198"/>
        <w:gridCol w:w="1424"/>
        <w:gridCol w:w="804"/>
      </w:tblGrid>
      <w:tr w:rsidR="00801712" w14:paraId="03A758F9" w14:textId="77777777" w:rsidTr="002D2953">
        <w:trPr>
          <w:trHeight w:val="333"/>
        </w:trPr>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5530E21B" w14:textId="77777777" w:rsidR="00801712" w:rsidRDefault="00801712" w:rsidP="00CE4CBC">
            <w:pPr>
              <w:pStyle w:val="NormalWeb"/>
              <w:spacing w:before="0" w:beforeAutospacing="0" w:after="0" w:afterAutospacing="0" w:line="256" w:lineRule="auto"/>
              <w:jc w:val="center"/>
            </w:pPr>
            <w:r>
              <w:rPr>
                <w:b/>
                <w:bCs/>
                <w:color w:val="000000"/>
              </w:rPr>
              <w:t>Step</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4F5EFC80" w14:textId="77777777" w:rsidR="00801712" w:rsidRDefault="00801712" w:rsidP="00CE4CBC">
            <w:pPr>
              <w:pStyle w:val="NormalWeb"/>
              <w:spacing w:before="0" w:beforeAutospacing="0" w:after="0" w:afterAutospacing="0" w:line="256" w:lineRule="auto"/>
            </w:pPr>
            <w:r>
              <w:rPr>
                <w:b/>
                <w:bCs/>
                <w:color w:val="000000"/>
              </w:rPr>
              <w:t>Test Steps</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0A099A69" w14:textId="77777777" w:rsidR="00801712" w:rsidRDefault="00801712" w:rsidP="00CE4CBC">
            <w:pPr>
              <w:pStyle w:val="NormalWeb"/>
              <w:spacing w:before="0" w:beforeAutospacing="0" w:after="0" w:afterAutospacing="0" w:line="256" w:lineRule="auto"/>
            </w:pPr>
            <w:r>
              <w:rPr>
                <w:b/>
                <w:bCs/>
                <w:color w:val="000000"/>
              </w:rPr>
              <w:t>Test Data</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2D7574CE" w14:textId="77777777" w:rsidR="00801712" w:rsidRDefault="00801712" w:rsidP="00CE4CBC">
            <w:pPr>
              <w:pStyle w:val="NormalWeb"/>
              <w:spacing w:before="0" w:beforeAutospacing="0" w:after="0" w:afterAutospacing="0" w:line="256" w:lineRule="auto"/>
            </w:pPr>
            <w:r>
              <w:rPr>
                <w:b/>
                <w:bCs/>
                <w:color w:val="000000"/>
              </w:rPr>
              <w:t>Expected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0E0EC154" w14:textId="77777777" w:rsidR="00801712" w:rsidRDefault="00801712" w:rsidP="00CE4CBC">
            <w:pPr>
              <w:pStyle w:val="NormalWeb"/>
              <w:spacing w:before="0" w:beforeAutospacing="0" w:after="0" w:afterAutospacing="0" w:line="256" w:lineRule="auto"/>
            </w:pPr>
            <w:r>
              <w:rPr>
                <w:b/>
                <w:bCs/>
                <w:color w:val="000000"/>
              </w:rPr>
              <w:t>Actual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671B79B9" w14:textId="77777777" w:rsidR="00801712" w:rsidRDefault="00801712" w:rsidP="00CE4CBC">
            <w:pPr>
              <w:pStyle w:val="NormalWeb"/>
              <w:spacing w:before="0" w:beforeAutospacing="0" w:after="0" w:afterAutospacing="0" w:line="256" w:lineRule="auto"/>
            </w:pPr>
            <w:r>
              <w:rPr>
                <w:b/>
                <w:bCs/>
                <w:color w:val="000000"/>
              </w:rPr>
              <w:t>Status (Pass/Fail)</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24198F9E" w14:textId="77777777" w:rsidR="00801712" w:rsidRDefault="00801712" w:rsidP="00CE4CBC">
            <w:pPr>
              <w:pStyle w:val="NormalWeb"/>
              <w:spacing w:before="0" w:beforeAutospacing="0" w:after="0" w:afterAutospacing="0" w:line="256" w:lineRule="auto"/>
            </w:pPr>
            <w:r>
              <w:rPr>
                <w:b/>
                <w:bCs/>
                <w:color w:val="000000"/>
              </w:rPr>
              <w:t>Notes</w:t>
            </w:r>
          </w:p>
        </w:tc>
      </w:tr>
      <w:tr w:rsidR="00801712" w14:paraId="0785F622" w14:textId="77777777" w:rsidTr="002D2953">
        <w:trPr>
          <w:trHeight w:val="263"/>
        </w:trPr>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460D0141" w14:textId="77777777" w:rsidR="00801712" w:rsidRDefault="00801712" w:rsidP="00CE4CBC">
            <w:pPr>
              <w:pStyle w:val="NormalWeb"/>
              <w:spacing w:before="0" w:beforeAutospacing="0" w:after="0" w:afterAutospacing="0" w:line="256" w:lineRule="auto"/>
              <w:jc w:val="center"/>
            </w:pPr>
            <w:r>
              <w:rPr>
                <w:color w:val="000000"/>
              </w:rPr>
              <w:t>1</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7BF5E850" w14:textId="77777777" w:rsidR="00801712" w:rsidRDefault="00801712" w:rsidP="00CE4CBC">
            <w:pPr>
              <w:pStyle w:val="NormalWeb"/>
              <w:spacing w:before="0" w:beforeAutospacing="0" w:after="0" w:afterAutospacing="0" w:line="256" w:lineRule="auto"/>
            </w:pPr>
            <w:r>
              <w:rPr>
                <w:color w:val="000000"/>
              </w:rPr>
              <w:t>Navigate to login page</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23DE2CC4" w14:textId="77777777" w:rsidR="00801712" w:rsidRDefault="00801712" w:rsidP="00CE4CBC">
            <w:pPr>
              <w:pStyle w:val="NormalWeb"/>
              <w:spacing w:before="0" w:beforeAutospacing="0" w:after="0" w:afterAutospacing="0" w:line="256" w:lineRule="auto"/>
            </w:pPr>
            <w:r>
              <w:rPr>
                <w:color w:val="000000"/>
              </w:rPr>
              <w:t xml:space="preserve"> User= </w:t>
            </w:r>
            <w:hyperlink r:id="rId22" w:history="1">
              <w:r>
                <w:rPr>
                  <w:rStyle w:val="Hyperlink"/>
                  <w:rFonts w:eastAsia="Arial"/>
                </w:rPr>
                <w:t>example@gmail.com</w:t>
              </w:r>
            </w:hyperlink>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tcPr>
          <w:p w14:paraId="1D681DAB" w14:textId="77777777" w:rsidR="00801712" w:rsidRDefault="00801712" w:rsidP="00CE4CBC">
            <w:pPr>
              <w:ind w:left="0"/>
              <w:rPr>
                <w:szCs w:val="24"/>
              </w:rPr>
            </w:pPr>
          </w:p>
          <w:p w14:paraId="3E46E105" w14:textId="77777777" w:rsidR="00801712" w:rsidRDefault="00801712" w:rsidP="00CE4CBC">
            <w:pPr>
              <w:pStyle w:val="NormalWeb"/>
              <w:spacing w:before="0" w:beforeAutospacing="0" w:after="0" w:afterAutospacing="0" w:line="256" w:lineRule="auto"/>
            </w:pPr>
            <w:r>
              <w:rPr>
                <w:color w:val="000000"/>
              </w:rPr>
              <w:t>User should be able to login</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tcPr>
          <w:p w14:paraId="403343A0" w14:textId="77777777" w:rsidR="00801712" w:rsidRDefault="00801712" w:rsidP="00CE4CBC">
            <w:pPr>
              <w:pStyle w:val="NormalWeb"/>
              <w:spacing w:before="0" w:beforeAutospacing="0" w:after="0" w:afterAutospacing="0" w:line="256" w:lineRule="auto"/>
            </w:pP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09B61D8E" w14:textId="77777777" w:rsidR="00801712" w:rsidRDefault="00801712" w:rsidP="00CE4CBC">
            <w:pPr>
              <w:pStyle w:val="NormalWeb"/>
              <w:spacing w:before="0" w:beforeAutospacing="0" w:after="0" w:afterAutospacing="0" w:line="256" w:lineRule="auto"/>
            </w:pPr>
            <w:r>
              <w:rPr>
                <w:color w:val="000000"/>
              </w:rPr>
              <w:t> </w:t>
            </w:r>
          </w:p>
          <w:p w14:paraId="2A988E8E" w14:textId="77777777" w:rsidR="00801712" w:rsidRDefault="00801712" w:rsidP="00CE4CBC">
            <w:pPr>
              <w:pStyle w:val="NormalWeb"/>
              <w:spacing w:before="0" w:beforeAutospacing="0" w:after="0" w:afterAutospacing="0" w:line="256" w:lineRule="auto"/>
            </w:pPr>
            <w:r>
              <w:rPr>
                <w:color w:val="000000"/>
              </w:rPr>
              <w:t>Pass</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39A19961" w14:textId="77777777" w:rsidR="00801712" w:rsidRDefault="00801712" w:rsidP="00CE4CBC">
            <w:pPr>
              <w:pStyle w:val="NormalWeb"/>
              <w:spacing w:before="0" w:beforeAutospacing="0" w:after="0" w:afterAutospacing="0" w:line="256" w:lineRule="auto"/>
            </w:pPr>
            <w:r>
              <w:rPr>
                <w:color w:val="000000"/>
              </w:rPr>
              <w:t> </w:t>
            </w:r>
          </w:p>
        </w:tc>
      </w:tr>
      <w:tr w:rsidR="00801712" w14:paraId="4DEFD4ED" w14:textId="77777777" w:rsidTr="002D2953">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9402C4D" w14:textId="77777777" w:rsidR="00801712" w:rsidRDefault="00801712" w:rsidP="00CE4CBC">
            <w:pPr>
              <w:pStyle w:val="NormalWeb"/>
              <w:spacing w:before="0" w:beforeAutospacing="0" w:after="0" w:afterAutospacing="0" w:line="256" w:lineRule="auto"/>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F0576B" w14:textId="77777777" w:rsidR="00801712" w:rsidRDefault="00801712" w:rsidP="00CE4CBC">
            <w:pPr>
              <w:pStyle w:val="NormalWeb"/>
              <w:spacing w:before="0" w:beforeAutospacing="0" w:after="0" w:afterAutospacing="0" w:line="256" w:lineRule="auto"/>
            </w:pPr>
            <w:r>
              <w:rPr>
                <w:color w:val="000000"/>
              </w:rPr>
              <w:t xml:space="preserve"> Provide valid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8568EB8" w14:textId="77777777" w:rsidR="00801712" w:rsidRDefault="00801712" w:rsidP="00CE4CBC">
            <w:pPr>
              <w:pStyle w:val="NormalWeb"/>
              <w:spacing w:before="0" w:beforeAutospacing="0" w:after="0" w:afterAutospacing="0" w:line="256" w:lineRule="auto"/>
            </w:pPr>
            <w:r>
              <w:rPr>
                <w:color w:val="000000"/>
              </w:rPr>
              <w:t xml:space="preserve"> Password: 1234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AE0394"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DCC43B3" w14:textId="77777777" w:rsidR="00801712" w:rsidRDefault="00801712" w:rsidP="00CE4CBC">
            <w:pPr>
              <w:pStyle w:val="NormalWeb"/>
              <w:spacing w:before="0" w:beforeAutospacing="0" w:after="0" w:afterAutospacing="0" w:line="256" w:lineRule="auto"/>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04DD21D"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828331" w14:textId="77777777" w:rsidR="00801712" w:rsidRDefault="00801712" w:rsidP="00CE4CBC">
            <w:pPr>
              <w:spacing w:after="0"/>
              <w:ind w:left="0"/>
              <w:rPr>
                <w:sz w:val="20"/>
                <w:szCs w:val="20"/>
              </w:rPr>
            </w:pPr>
          </w:p>
        </w:tc>
      </w:tr>
      <w:tr w:rsidR="00801712" w14:paraId="46B93755" w14:textId="77777777" w:rsidTr="002D2953">
        <w:trPr>
          <w:trHeight w:val="267"/>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4C8781F" w14:textId="77777777" w:rsidR="00801712" w:rsidRDefault="00801712" w:rsidP="00CE4CBC">
            <w:pPr>
              <w:pStyle w:val="NormalWeb"/>
              <w:spacing w:before="0" w:beforeAutospacing="0" w:after="0" w:afterAutospacing="0" w:line="256" w:lineRule="auto"/>
              <w:jc w:val="center"/>
            </w:pPr>
            <w:r>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B4DF95" w14:textId="77777777" w:rsidR="00801712" w:rsidRDefault="00801712" w:rsidP="00CE4CBC">
            <w:pPr>
              <w:pStyle w:val="NormalWeb"/>
              <w:spacing w:before="0" w:beforeAutospacing="0" w:after="0" w:afterAutospacing="0" w:line="256" w:lineRule="auto"/>
            </w:pPr>
            <w:r>
              <w:rPr>
                <w:color w:val="000000"/>
              </w:rPr>
              <w:t xml:space="preserve">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F211F3"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3A7614E"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074CD8DD" w14:textId="77777777" w:rsidR="00801712" w:rsidRDefault="00801712" w:rsidP="00CE4CBC">
            <w:pPr>
              <w:pStyle w:val="NormalWeb"/>
              <w:spacing w:before="0" w:beforeAutospacing="0" w:after="0" w:afterAutospacing="0" w:line="256" w:lineRule="auto"/>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283C80"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A5C667" w14:textId="77777777" w:rsidR="00801712" w:rsidRDefault="00801712" w:rsidP="00CE4CBC">
            <w:pPr>
              <w:spacing w:after="0"/>
              <w:ind w:left="0"/>
              <w:rPr>
                <w:sz w:val="20"/>
                <w:szCs w:val="20"/>
              </w:rPr>
            </w:pPr>
          </w:p>
        </w:tc>
      </w:tr>
      <w:tr w:rsidR="00801712" w14:paraId="7B7ADA78" w14:textId="77777777" w:rsidTr="002D2953">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A8C9085" w14:textId="77777777" w:rsidR="00801712" w:rsidRDefault="00801712" w:rsidP="00CE4CBC">
            <w:pPr>
              <w:pStyle w:val="NormalWeb"/>
              <w:spacing w:before="0" w:beforeAutospacing="0" w:after="0" w:afterAutospacing="0" w:line="256" w:lineRule="auto"/>
              <w:jc w:val="center"/>
            </w:pPr>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911397" w14:textId="77777777" w:rsidR="00801712" w:rsidRDefault="00801712" w:rsidP="00CE4CBC">
            <w:pPr>
              <w:pStyle w:val="NormalWeb"/>
              <w:spacing w:before="0" w:beforeAutospacing="0" w:after="0" w:afterAutospacing="0" w:line="256" w:lineRule="auto"/>
            </w:pPr>
            <w:r>
              <w:rPr>
                <w:color w:val="000000"/>
              </w:rPr>
              <w:t xml:space="preserve"> Click on Login button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A93018" w14:textId="77777777" w:rsidR="00801712" w:rsidRDefault="00801712" w:rsidP="00CE4CBC">
            <w:pPr>
              <w:ind w:left="0"/>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A6D0F4" w14:textId="77777777" w:rsidR="00801712" w:rsidRDefault="00801712" w:rsidP="00CE4CBC">
            <w:pPr>
              <w:spacing w:after="0"/>
              <w:ind w:left="0"/>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4AAD802" w14:textId="77777777" w:rsidR="00801712" w:rsidRDefault="00801712" w:rsidP="00CE4CBC">
            <w:pPr>
              <w:spacing w:after="0"/>
              <w:ind w:left="0"/>
              <w:rPr>
                <w:sz w:val="20"/>
                <w:szCs w:val="20"/>
              </w:rPr>
            </w:pPr>
            <w:r>
              <w:rPr>
                <w:sz w:val="20"/>
                <w:szCs w:val="20"/>
              </w:rPr>
              <w:t>Login Successful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92DCDD8" w14:textId="77777777" w:rsidR="00801712" w:rsidRDefault="00801712" w:rsidP="00CE4CBC">
            <w:pPr>
              <w:spacing w:after="0"/>
              <w:ind w:left="0"/>
              <w:rPr>
                <w:sz w:val="20"/>
                <w:szCs w:val="20"/>
              </w:rPr>
            </w:pPr>
            <w:r>
              <w:rPr>
                <w:sz w:val="20"/>
                <w:szCs w:val="20"/>
              </w:rPr>
              <w:t>Pass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3EC0E4" w14:textId="77777777" w:rsidR="00801712" w:rsidRDefault="00801712" w:rsidP="00CE4CBC">
            <w:pPr>
              <w:spacing w:after="0"/>
              <w:ind w:left="0"/>
              <w:rPr>
                <w:sz w:val="20"/>
                <w:szCs w:val="20"/>
              </w:rPr>
            </w:pPr>
          </w:p>
        </w:tc>
      </w:tr>
    </w:tbl>
    <w:p w14:paraId="331C2029" w14:textId="77777777" w:rsidR="00801712" w:rsidRDefault="00801712" w:rsidP="00CE4CBC">
      <w:pPr>
        <w:ind w:left="0"/>
        <w:rPr>
          <w:szCs w:val="24"/>
        </w:rPr>
      </w:pPr>
    </w:p>
    <w:p w14:paraId="590A9464" w14:textId="77777777" w:rsidR="00801712" w:rsidRDefault="00801712" w:rsidP="00CE4CBC">
      <w:pPr>
        <w:pStyle w:val="NormalWeb"/>
        <w:spacing w:before="0" w:beforeAutospacing="0" w:after="0" w:afterAutospacing="0"/>
      </w:pPr>
      <w:r>
        <w:rPr>
          <w:b/>
          <w:bCs/>
          <w:color w:val="000000"/>
        </w:rPr>
        <w:t>Post-conditions: </w:t>
      </w:r>
    </w:p>
    <w:p w14:paraId="05EBB5D2" w14:textId="77777777" w:rsidR="00801712" w:rsidRDefault="00801712" w:rsidP="00CE4CBC">
      <w:pPr>
        <w:pStyle w:val="NormalWeb"/>
        <w:spacing w:before="0" w:beforeAutospacing="0" w:after="0" w:afterAutospacing="0"/>
        <w:rPr>
          <w:color w:val="000000"/>
        </w:rPr>
      </w:pPr>
      <w:r>
        <w:rPr>
          <w:rStyle w:val="apple-tab-span"/>
        </w:rPr>
        <w:tab/>
      </w:r>
      <w:r>
        <w:rPr>
          <w:color w:val="000000"/>
        </w:rPr>
        <w:t>User is validated with database and successfully login to account. The account session details are logged in database.</w:t>
      </w:r>
    </w:p>
    <w:p w14:paraId="3EAAE592" w14:textId="77777777" w:rsidR="00801712" w:rsidRDefault="00801712" w:rsidP="00CE4CBC">
      <w:pPr>
        <w:pStyle w:val="NormalWeb"/>
        <w:spacing w:before="0" w:beforeAutospacing="0" w:after="0" w:afterAutospacing="0"/>
        <w:rPr>
          <w:color w:val="000000"/>
        </w:rPr>
      </w:pPr>
    </w:p>
    <w:p w14:paraId="3D35F94A" w14:textId="77777777" w:rsidR="00801712" w:rsidRDefault="00801712" w:rsidP="00BE6229">
      <w:pPr>
        <w:spacing w:after="240"/>
        <w:ind w:left="0" w:firstLine="0"/>
        <w:rPr>
          <w:szCs w:val="24"/>
        </w:rPr>
      </w:pPr>
      <w:r>
        <w:rPr>
          <w:szCs w:val="24"/>
        </w:rPr>
        <w:br/>
      </w:r>
    </w:p>
    <w:tbl>
      <w:tblPr>
        <w:tblStyle w:val="TableGridLight"/>
        <w:tblW w:w="0" w:type="auto"/>
        <w:tblLook w:val="04A0" w:firstRow="1" w:lastRow="0" w:firstColumn="1" w:lastColumn="0" w:noHBand="0" w:noVBand="1"/>
      </w:tblPr>
      <w:tblGrid>
        <w:gridCol w:w="9350"/>
      </w:tblGrid>
      <w:tr w:rsidR="00801712" w14:paraId="316AE7F7" w14:textId="77777777" w:rsidTr="00837B12">
        <w:trPr>
          <w:trHeight w:val="551"/>
        </w:trPr>
        <w:tc>
          <w:tcPr>
            <w:tcW w:w="0" w:type="auto"/>
            <w:hideMark/>
          </w:tcPr>
          <w:p w14:paraId="5AA97142" w14:textId="77777777" w:rsidR="00801712" w:rsidRPr="0087633F" w:rsidRDefault="00801712" w:rsidP="0087633F">
            <w:pPr>
              <w:rPr>
                <w:rFonts w:eastAsia="Arial"/>
                <w:b/>
              </w:rPr>
            </w:pPr>
            <w:bookmarkStart w:id="266" w:name="_Toc114049265"/>
            <w:r w:rsidRPr="0087633F">
              <w:rPr>
                <w:rFonts w:eastAsia="Arial"/>
                <w:b/>
              </w:rPr>
              <w:t>Searching for a School Test Case</w:t>
            </w:r>
            <w:bookmarkEnd w:id="266"/>
            <w:r w:rsidRPr="0087633F">
              <w:rPr>
                <w:rFonts w:eastAsia="Arial"/>
                <w:b/>
              </w:rPr>
              <w:t> </w:t>
            </w:r>
          </w:p>
        </w:tc>
      </w:tr>
      <w:tr w:rsidR="00801712" w14:paraId="7257FF70" w14:textId="77777777" w:rsidTr="00837B12">
        <w:trPr>
          <w:trHeight w:val="586"/>
        </w:trPr>
        <w:tc>
          <w:tcPr>
            <w:tcW w:w="0" w:type="auto"/>
            <w:hideMark/>
          </w:tcPr>
          <w:p w14:paraId="6D51B34A" w14:textId="77777777" w:rsidR="00801712" w:rsidRDefault="00801712" w:rsidP="00CE4CBC">
            <w:pPr>
              <w:pStyle w:val="NormalWeb"/>
              <w:spacing w:before="0" w:beforeAutospacing="0" w:after="0" w:afterAutospacing="0" w:line="256" w:lineRule="auto"/>
            </w:pPr>
            <w:r>
              <w:rPr>
                <w:b/>
                <w:bCs/>
                <w:color w:val="000000"/>
              </w:rPr>
              <w:t xml:space="preserve">Test Case ID: </w:t>
            </w:r>
            <w:r>
              <w:rPr>
                <w:color w:val="000000"/>
              </w:rPr>
              <w:t>T3</w:t>
            </w:r>
          </w:p>
        </w:tc>
      </w:tr>
      <w:tr w:rsidR="00801712" w14:paraId="5D2AFCAE" w14:textId="77777777" w:rsidTr="00837B12">
        <w:trPr>
          <w:trHeight w:val="419"/>
        </w:trPr>
        <w:tc>
          <w:tcPr>
            <w:tcW w:w="0" w:type="auto"/>
            <w:hideMark/>
          </w:tcPr>
          <w:p w14:paraId="34EF58B6" w14:textId="77777777" w:rsidR="00801712" w:rsidRDefault="00801712" w:rsidP="00CE4CBC">
            <w:pPr>
              <w:pStyle w:val="NormalWeb"/>
              <w:spacing w:before="0" w:beforeAutospacing="0" w:after="0" w:afterAutospacing="0" w:line="256" w:lineRule="auto"/>
            </w:pPr>
            <w:r>
              <w:rPr>
                <w:b/>
                <w:bCs/>
                <w:color w:val="000000"/>
              </w:rPr>
              <w:t>Module Name</w:t>
            </w:r>
            <w:r>
              <w:rPr>
                <w:color w:val="000000"/>
              </w:rPr>
              <w:t>: Searching School</w:t>
            </w:r>
          </w:p>
        </w:tc>
      </w:tr>
      <w:tr w:rsidR="00801712" w14:paraId="2A06AD0A" w14:textId="77777777" w:rsidTr="00837B12">
        <w:trPr>
          <w:trHeight w:val="420"/>
        </w:trPr>
        <w:tc>
          <w:tcPr>
            <w:tcW w:w="0" w:type="auto"/>
            <w:hideMark/>
          </w:tcPr>
          <w:p w14:paraId="552C92C0" w14:textId="77777777" w:rsidR="00801712" w:rsidRDefault="00801712" w:rsidP="00CE4CBC">
            <w:pPr>
              <w:pStyle w:val="NormalWeb"/>
              <w:spacing w:before="0" w:beforeAutospacing="0" w:after="0" w:afterAutospacing="0" w:line="256" w:lineRule="auto"/>
            </w:pPr>
            <w:r>
              <w:rPr>
                <w:b/>
                <w:bCs/>
                <w:color w:val="000000"/>
              </w:rPr>
              <w:t xml:space="preserve">Test Title: </w:t>
            </w:r>
            <w:r>
              <w:rPr>
                <w:color w:val="000000"/>
              </w:rPr>
              <w:t>User Searches for a School</w:t>
            </w:r>
          </w:p>
        </w:tc>
      </w:tr>
      <w:tr w:rsidR="00837B12" w14:paraId="0B943668" w14:textId="77777777" w:rsidTr="00D869E2">
        <w:trPr>
          <w:trHeight w:val="420"/>
        </w:trPr>
        <w:tc>
          <w:tcPr>
            <w:tcW w:w="0" w:type="auto"/>
            <w:hideMark/>
          </w:tcPr>
          <w:p w14:paraId="5D291194" w14:textId="77777777" w:rsidR="00837B12" w:rsidRDefault="00837B12" w:rsidP="00CE4CBC">
            <w:pPr>
              <w:ind w:left="0"/>
            </w:pPr>
            <w:r>
              <w:rPr>
                <w:b/>
                <w:bCs/>
              </w:rPr>
              <w:t xml:space="preserve">Description: </w:t>
            </w:r>
            <w:r>
              <w:t>User will Search for a School</w:t>
            </w:r>
          </w:p>
        </w:tc>
      </w:tr>
      <w:tr w:rsidR="00801712" w14:paraId="754736F2" w14:textId="77777777" w:rsidTr="00837B12">
        <w:trPr>
          <w:trHeight w:val="322"/>
        </w:trPr>
        <w:tc>
          <w:tcPr>
            <w:tcW w:w="0" w:type="auto"/>
            <w:hideMark/>
          </w:tcPr>
          <w:p w14:paraId="4FF7ECE0" w14:textId="77777777" w:rsidR="00801712" w:rsidRDefault="00801712" w:rsidP="00CE4CBC">
            <w:pPr>
              <w:pStyle w:val="NormalWeb"/>
              <w:spacing w:before="0" w:beforeAutospacing="0" w:after="0" w:afterAutospacing="0" w:line="256" w:lineRule="auto"/>
            </w:pPr>
            <w:r>
              <w:rPr>
                <w:b/>
                <w:bCs/>
                <w:color w:val="000000"/>
              </w:rPr>
              <w:t xml:space="preserve">Pre-conditions: </w:t>
            </w:r>
            <w:r>
              <w:rPr>
                <w:color w:val="000000"/>
              </w:rPr>
              <w:t>The account session details are logged in database and main dashboard is appeared to the authentic user.</w:t>
            </w:r>
          </w:p>
        </w:tc>
      </w:tr>
      <w:tr w:rsidR="00801712" w14:paraId="3D71CF19" w14:textId="77777777" w:rsidTr="00837B12">
        <w:trPr>
          <w:trHeight w:val="282"/>
        </w:trPr>
        <w:tc>
          <w:tcPr>
            <w:tcW w:w="0" w:type="auto"/>
            <w:hideMark/>
          </w:tcPr>
          <w:p w14:paraId="4813DF7E" w14:textId="77777777" w:rsidR="00801712" w:rsidRDefault="00801712" w:rsidP="00CE4CBC">
            <w:pPr>
              <w:ind w:left="0"/>
            </w:pPr>
          </w:p>
        </w:tc>
      </w:tr>
    </w:tbl>
    <w:p w14:paraId="5222C241" w14:textId="77777777" w:rsidR="00801712" w:rsidRDefault="00801712" w:rsidP="00CE4CBC">
      <w:pPr>
        <w:spacing w:after="240"/>
        <w:ind w:left="0"/>
        <w:rPr>
          <w:szCs w:val="24"/>
        </w:rPr>
      </w:pPr>
    </w:p>
    <w:tbl>
      <w:tblPr>
        <w:tblW w:w="0" w:type="auto"/>
        <w:tblLook w:val="04A0" w:firstRow="1" w:lastRow="0" w:firstColumn="1" w:lastColumn="0" w:noHBand="0" w:noVBand="1"/>
      </w:tblPr>
      <w:tblGrid>
        <w:gridCol w:w="684"/>
        <w:gridCol w:w="1711"/>
        <w:gridCol w:w="1241"/>
        <w:gridCol w:w="1762"/>
        <w:gridCol w:w="1701"/>
        <w:gridCol w:w="1437"/>
        <w:gridCol w:w="804"/>
      </w:tblGrid>
      <w:tr w:rsidR="00801712" w14:paraId="127ED035" w14:textId="77777777" w:rsidTr="002D2953">
        <w:trPr>
          <w:trHeight w:val="333"/>
        </w:trPr>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1A831F18" w14:textId="77777777" w:rsidR="00801712" w:rsidRDefault="00801712" w:rsidP="00CE4CBC">
            <w:pPr>
              <w:pStyle w:val="NormalWeb"/>
              <w:spacing w:before="0" w:beforeAutospacing="0" w:after="0" w:afterAutospacing="0" w:line="256" w:lineRule="auto"/>
              <w:jc w:val="center"/>
            </w:pPr>
            <w:r>
              <w:rPr>
                <w:b/>
                <w:bCs/>
                <w:color w:val="000000"/>
              </w:rPr>
              <w:lastRenderedPageBreak/>
              <w:t>Step</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334C8947" w14:textId="77777777" w:rsidR="00801712" w:rsidRDefault="00801712" w:rsidP="00CE4CBC">
            <w:pPr>
              <w:pStyle w:val="NormalWeb"/>
              <w:spacing w:before="0" w:beforeAutospacing="0" w:after="0" w:afterAutospacing="0" w:line="256" w:lineRule="auto"/>
            </w:pPr>
            <w:r>
              <w:rPr>
                <w:b/>
                <w:bCs/>
                <w:color w:val="000000"/>
              </w:rPr>
              <w:t>Test Steps</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1A3B2D0E" w14:textId="77777777" w:rsidR="00801712" w:rsidRDefault="00801712" w:rsidP="00CE4CBC">
            <w:pPr>
              <w:pStyle w:val="NormalWeb"/>
              <w:spacing w:before="0" w:beforeAutospacing="0" w:after="0" w:afterAutospacing="0" w:line="256" w:lineRule="auto"/>
            </w:pPr>
            <w:r>
              <w:rPr>
                <w:b/>
                <w:bCs/>
                <w:color w:val="000000"/>
              </w:rPr>
              <w:t>Test Data</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6B3C37C4" w14:textId="77777777" w:rsidR="00801712" w:rsidRDefault="00801712" w:rsidP="00CE4CBC">
            <w:pPr>
              <w:pStyle w:val="NormalWeb"/>
              <w:spacing w:before="0" w:beforeAutospacing="0" w:after="0" w:afterAutospacing="0" w:line="256" w:lineRule="auto"/>
            </w:pPr>
            <w:r>
              <w:rPr>
                <w:b/>
                <w:bCs/>
                <w:color w:val="000000"/>
              </w:rPr>
              <w:t>Expected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00345790" w14:textId="77777777" w:rsidR="00801712" w:rsidRDefault="00801712" w:rsidP="00CE4CBC">
            <w:pPr>
              <w:pStyle w:val="NormalWeb"/>
              <w:spacing w:before="0" w:beforeAutospacing="0" w:after="0" w:afterAutospacing="0" w:line="256" w:lineRule="auto"/>
            </w:pPr>
            <w:r>
              <w:rPr>
                <w:b/>
                <w:bCs/>
                <w:color w:val="000000"/>
              </w:rPr>
              <w:t>Actual Result</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730FDE71" w14:textId="77777777" w:rsidR="00801712" w:rsidRDefault="00801712" w:rsidP="00CE4CBC">
            <w:pPr>
              <w:pStyle w:val="NormalWeb"/>
              <w:spacing w:before="0" w:beforeAutospacing="0" w:after="0" w:afterAutospacing="0" w:line="256" w:lineRule="auto"/>
            </w:pPr>
            <w:r>
              <w:rPr>
                <w:b/>
                <w:bCs/>
                <w:color w:val="000000"/>
              </w:rPr>
              <w:t>Status (Pass/Fail)</w:t>
            </w:r>
          </w:p>
        </w:tc>
        <w:tc>
          <w:tcPr>
            <w:tcW w:w="0" w:type="auto"/>
            <w:tcBorders>
              <w:top w:val="single" w:sz="8" w:space="0" w:color="000000"/>
              <w:left w:val="single" w:sz="8" w:space="0" w:color="000000"/>
              <w:bottom w:val="nil"/>
              <w:right w:val="single" w:sz="8" w:space="0" w:color="000000"/>
            </w:tcBorders>
            <w:tcMar>
              <w:top w:w="0" w:type="dxa"/>
              <w:left w:w="115" w:type="dxa"/>
              <w:bottom w:w="0" w:type="dxa"/>
              <w:right w:w="115" w:type="dxa"/>
            </w:tcMar>
            <w:hideMark/>
          </w:tcPr>
          <w:p w14:paraId="42D5788F" w14:textId="77777777" w:rsidR="00801712" w:rsidRDefault="00801712" w:rsidP="00CE4CBC">
            <w:pPr>
              <w:pStyle w:val="NormalWeb"/>
              <w:spacing w:before="0" w:beforeAutospacing="0" w:after="0" w:afterAutospacing="0" w:line="256" w:lineRule="auto"/>
            </w:pPr>
            <w:r>
              <w:rPr>
                <w:b/>
                <w:bCs/>
                <w:color w:val="000000"/>
              </w:rPr>
              <w:t>Notes</w:t>
            </w:r>
          </w:p>
        </w:tc>
      </w:tr>
      <w:tr w:rsidR="00801712" w14:paraId="539D5754" w14:textId="77777777" w:rsidTr="002D2953">
        <w:trPr>
          <w:trHeight w:val="263"/>
        </w:trPr>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260634F5" w14:textId="77777777" w:rsidR="00801712" w:rsidRDefault="00801712" w:rsidP="00CE4CBC">
            <w:pPr>
              <w:pStyle w:val="NormalWeb"/>
              <w:spacing w:before="0" w:beforeAutospacing="0" w:after="0" w:afterAutospacing="0" w:line="256" w:lineRule="auto"/>
              <w:jc w:val="center"/>
            </w:pPr>
            <w:r>
              <w:rPr>
                <w:color w:val="000000"/>
              </w:rPr>
              <w:t>1</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572A5B37" w14:textId="77777777" w:rsidR="00801712" w:rsidRDefault="00801712" w:rsidP="00CE4CBC">
            <w:pPr>
              <w:pStyle w:val="NormalWeb"/>
              <w:spacing w:before="0" w:beforeAutospacing="0" w:after="0" w:afterAutospacing="0" w:line="256" w:lineRule="auto"/>
            </w:pPr>
            <w:r>
              <w:rPr>
                <w:color w:val="000000"/>
              </w:rPr>
              <w:t>Click on to the Search Bar at the top of page</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0EFA4060" w14:textId="77777777" w:rsidR="00801712" w:rsidRDefault="00801712" w:rsidP="00CE4CBC">
            <w:pPr>
              <w:pStyle w:val="NormalWeb"/>
              <w:spacing w:before="0" w:beforeAutospacing="0" w:after="0" w:afterAutospacing="0" w:line="256" w:lineRule="auto"/>
            </w:pPr>
            <w:r>
              <w:rPr>
                <w:color w:val="000000"/>
              </w:rPr>
              <w:t xml:space="preserve"> keywords</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tcPr>
          <w:p w14:paraId="31844BDD" w14:textId="77777777" w:rsidR="00801712" w:rsidRDefault="00801712" w:rsidP="00CE4CBC">
            <w:pPr>
              <w:ind w:left="0"/>
              <w:rPr>
                <w:szCs w:val="24"/>
              </w:rPr>
            </w:pPr>
          </w:p>
          <w:p w14:paraId="3B5F1E79" w14:textId="77777777" w:rsidR="00801712" w:rsidRDefault="00801712" w:rsidP="00CE4CBC">
            <w:pPr>
              <w:pStyle w:val="NormalWeb"/>
              <w:spacing w:before="0" w:beforeAutospacing="0" w:after="0" w:afterAutospacing="0" w:line="256" w:lineRule="auto"/>
              <w:rPr>
                <w:color w:val="000000"/>
              </w:rPr>
            </w:pPr>
            <w:r>
              <w:rPr>
                <w:color w:val="000000"/>
              </w:rPr>
              <w:t xml:space="preserve">User should be able to see multiple </w:t>
            </w:r>
          </w:p>
          <w:p w14:paraId="4B20E2D8" w14:textId="77777777" w:rsidR="00801712" w:rsidRDefault="00801712" w:rsidP="00CE4CBC">
            <w:pPr>
              <w:pStyle w:val="NormalWeb"/>
              <w:spacing w:before="0" w:beforeAutospacing="0" w:after="0" w:afterAutospacing="0" w:line="256" w:lineRule="auto"/>
            </w:pPr>
            <w:r>
              <w:rPr>
                <w:color w:val="000000"/>
              </w:rPr>
              <w:t>Schools as per Search</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47AB5EF8" w14:textId="77777777" w:rsidR="00801712" w:rsidRDefault="00801712" w:rsidP="00CE4CBC">
            <w:pPr>
              <w:pStyle w:val="NormalWeb"/>
              <w:spacing w:before="0" w:beforeAutospacing="0" w:after="0" w:afterAutospacing="0" w:line="256" w:lineRule="auto"/>
            </w:pPr>
            <w:r>
              <w:rPr>
                <w:color w:val="000000"/>
              </w:rPr>
              <w:t> </w:t>
            </w:r>
          </w:p>
          <w:p w14:paraId="14673C85" w14:textId="77777777" w:rsidR="00801712" w:rsidRDefault="00801712" w:rsidP="00CE4CBC">
            <w:pPr>
              <w:pStyle w:val="NormalWeb"/>
              <w:spacing w:before="0" w:beforeAutospacing="0" w:after="0" w:afterAutospacing="0" w:line="256" w:lineRule="auto"/>
            </w:pPr>
            <w:r>
              <w:rPr>
                <w:color w:val="000000"/>
              </w:rPr>
              <w:t>Multiple schools appear as per Search results</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5789676C" w14:textId="77777777" w:rsidR="00801712" w:rsidRDefault="00801712" w:rsidP="00CE4CBC">
            <w:pPr>
              <w:pStyle w:val="NormalWeb"/>
              <w:spacing w:before="0" w:beforeAutospacing="0" w:after="0" w:afterAutospacing="0" w:line="256" w:lineRule="auto"/>
            </w:pPr>
            <w:r>
              <w:rPr>
                <w:color w:val="000000"/>
              </w:rPr>
              <w:t> </w:t>
            </w:r>
          </w:p>
          <w:p w14:paraId="4D518169" w14:textId="77777777" w:rsidR="00801712" w:rsidRDefault="00801712" w:rsidP="00CE4CBC">
            <w:pPr>
              <w:pStyle w:val="NormalWeb"/>
              <w:spacing w:before="0" w:beforeAutospacing="0" w:after="0" w:afterAutospacing="0" w:line="256" w:lineRule="auto"/>
            </w:pPr>
            <w:r>
              <w:rPr>
                <w:color w:val="000000"/>
              </w:rPr>
              <w:t>Pass</w:t>
            </w:r>
          </w:p>
        </w:tc>
        <w:tc>
          <w:tcPr>
            <w:tcW w:w="0" w:type="auto"/>
            <w:tcBorders>
              <w:top w:val="nil"/>
              <w:left w:val="single" w:sz="8" w:space="0" w:color="000000"/>
              <w:bottom w:val="single" w:sz="8" w:space="0" w:color="000000"/>
              <w:right w:val="single" w:sz="8" w:space="0" w:color="000000"/>
            </w:tcBorders>
            <w:tcMar>
              <w:top w:w="0" w:type="dxa"/>
              <w:left w:w="115" w:type="dxa"/>
              <w:bottom w:w="0" w:type="dxa"/>
              <w:right w:w="115" w:type="dxa"/>
            </w:tcMar>
            <w:hideMark/>
          </w:tcPr>
          <w:p w14:paraId="4ADE778E" w14:textId="77777777" w:rsidR="00801712" w:rsidRDefault="00801712" w:rsidP="00CE4CBC">
            <w:pPr>
              <w:pStyle w:val="NormalWeb"/>
              <w:spacing w:before="0" w:beforeAutospacing="0" w:after="0" w:afterAutospacing="0" w:line="256" w:lineRule="auto"/>
            </w:pPr>
            <w:r>
              <w:rPr>
                <w:color w:val="000000"/>
              </w:rPr>
              <w:t> </w:t>
            </w:r>
          </w:p>
        </w:tc>
      </w:tr>
      <w:tr w:rsidR="00801712" w14:paraId="007A7DFB" w14:textId="77777777" w:rsidTr="002D2953">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62C1C10" w14:textId="77777777" w:rsidR="00801712" w:rsidRDefault="00801712" w:rsidP="00CE4CBC">
            <w:pPr>
              <w:pStyle w:val="NormalWeb"/>
              <w:spacing w:before="0" w:beforeAutospacing="0" w:after="0" w:afterAutospacing="0" w:line="256" w:lineRule="auto"/>
              <w:jc w:val="center"/>
            </w:pPr>
            <w:r>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53D76E3" w14:textId="77777777" w:rsidR="00801712" w:rsidRDefault="00801712" w:rsidP="00CE4CBC">
            <w:pPr>
              <w:pStyle w:val="NormalWeb"/>
              <w:spacing w:before="0" w:beforeAutospacing="0" w:after="0" w:afterAutospacing="0" w:line="256" w:lineRule="auto"/>
            </w:pPr>
            <w:r>
              <w:rPr>
                <w:color w:val="000000"/>
              </w:rPr>
              <w:t>User selects any available School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206E3F1" w14:textId="77777777" w:rsidR="00801712" w:rsidRDefault="00801712" w:rsidP="00CE4CBC">
            <w:pPr>
              <w:pStyle w:val="NormalWeb"/>
              <w:spacing w:before="0" w:beforeAutospacing="0" w:after="0" w:afterAutospacing="0" w:line="256" w:lineRule="auto"/>
              <w:rPr>
                <w:color w:val="000000"/>
              </w:rPr>
            </w:pPr>
            <w:r>
              <w:rPr>
                <w:color w:val="000000"/>
              </w:rPr>
              <w:t xml:space="preserve"> Selecting any </w:t>
            </w:r>
          </w:p>
          <w:p w14:paraId="6D636998" w14:textId="77777777" w:rsidR="00801712" w:rsidRDefault="00801712" w:rsidP="00CE4CBC">
            <w:pPr>
              <w:pStyle w:val="NormalWeb"/>
              <w:spacing w:before="0" w:beforeAutospacing="0" w:after="0" w:afterAutospacing="0" w:line="256" w:lineRule="auto"/>
            </w:pPr>
            <w:r>
              <w:rPr>
                <w:color w:val="000000"/>
              </w:rPr>
              <w:t>School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D6CC48" w14:textId="77777777" w:rsidR="00801712" w:rsidRDefault="00801712" w:rsidP="00CE4CBC">
            <w:pPr>
              <w:pStyle w:val="NormalWeb"/>
              <w:spacing w:before="0" w:beforeAutospacing="0" w:after="0" w:afterAutospacing="0" w:line="256" w:lineRule="auto"/>
            </w:pPr>
            <w:r>
              <w:rPr>
                <w:color w:val="000000"/>
              </w:rPr>
              <w:t>School info Should be displayed to the user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679489" w14:textId="77777777" w:rsidR="00801712" w:rsidRDefault="00801712" w:rsidP="00CE4CBC">
            <w:pPr>
              <w:pStyle w:val="NormalWeb"/>
              <w:spacing w:before="0" w:beforeAutospacing="0" w:after="0" w:afterAutospacing="0" w:line="256" w:lineRule="auto"/>
            </w:pPr>
            <w:r>
              <w:rPr>
                <w:color w:val="000000"/>
              </w:rPr>
              <w:t>Detailed info page appears of selected School</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0BA3652" w14:textId="77777777" w:rsidR="00801712" w:rsidRDefault="00801712" w:rsidP="00CE4CBC">
            <w:pPr>
              <w:pStyle w:val="NormalWeb"/>
              <w:spacing w:before="0" w:beforeAutospacing="0" w:after="0" w:afterAutospacing="0" w:line="256" w:lineRule="auto"/>
            </w:pPr>
            <w:r>
              <w:rPr>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2C2A682" w14:textId="77777777" w:rsidR="00801712" w:rsidRDefault="00801712" w:rsidP="00CE4CBC">
            <w:pPr>
              <w:ind w:left="0"/>
            </w:pPr>
          </w:p>
        </w:tc>
      </w:tr>
    </w:tbl>
    <w:p w14:paraId="763FC05C" w14:textId="77777777" w:rsidR="00801712" w:rsidRDefault="00801712" w:rsidP="00CE4CBC">
      <w:pPr>
        <w:ind w:left="0"/>
        <w:rPr>
          <w:szCs w:val="24"/>
        </w:rPr>
      </w:pPr>
    </w:p>
    <w:p w14:paraId="06C38780" w14:textId="77777777" w:rsidR="00801712" w:rsidRDefault="00801712" w:rsidP="00CE4CBC">
      <w:pPr>
        <w:pStyle w:val="NormalWeb"/>
        <w:spacing w:before="0" w:beforeAutospacing="0" w:after="0" w:afterAutospacing="0"/>
      </w:pPr>
      <w:r>
        <w:rPr>
          <w:b/>
          <w:bCs/>
          <w:color w:val="000000"/>
        </w:rPr>
        <w:t>Post-conditions: </w:t>
      </w:r>
    </w:p>
    <w:p w14:paraId="1631F512" w14:textId="77777777" w:rsidR="00801712" w:rsidRDefault="00801712" w:rsidP="00CE4CBC">
      <w:pPr>
        <w:spacing w:after="240"/>
        <w:ind w:left="0"/>
        <w:rPr>
          <w:szCs w:val="24"/>
        </w:rPr>
      </w:pPr>
      <w:r>
        <w:rPr>
          <w:rStyle w:val="apple-tab-span"/>
        </w:rPr>
        <w:tab/>
      </w:r>
      <w:r>
        <w:t>User searches for the desired School and selected one of the displayed results and the info gets displayed.</w:t>
      </w:r>
    </w:p>
    <w:p w14:paraId="15937687" w14:textId="77777777" w:rsidR="00801712" w:rsidRDefault="00801712" w:rsidP="00CE4CBC">
      <w:pPr>
        <w:ind w:left="0"/>
        <w:rPr>
          <w:szCs w:val="24"/>
        </w:rPr>
      </w:pPr>
      <w:r>
        <w:rPr>
          <w:szCs w:val="24"/>
        </w:rPr>
        <w:br/>
      </w:r>
    </w:p>
    <w:p w14:paraId="5536DB5B" w14:textId="77777777" w:rsidR="00801712" w:rsidRDefault="00801712" w:rsidP="00CE4CBC">
      <w:pPr>
        <w:ind w:left="0"/>
        <w:rPr>
          <w:szCs w:val="24"/>
        </w:rPr>
      </w:pPr>
    </w:p>
    <w:p w14:paraId="348A0262" w14:textId="77777777" w:rsidR="00801712" w:rsidRDefault="00801712" w:rsidP="00CE4CBC">
      <w:pPr>
        <w:ind w:left="0"/>
        <w:rPr>
          <w:szCs w:val="24"/>
        </w:rPr>
      </w:pPr>
    </w:p>
    <w:p w14:paraId="2D8A38A7" w14:textId="77777777" w:rsidR="00801712" w:rsidRDefault="00801712" w:rsidP="00CE4CBC">
      <w:pPr>
        <w:ind w:left="0"/>
        <w:rPr>
          <w:szCs w:val="24"/>
        </w:rPr>
      </w:pPr>
    </w:p>
    <w:p w14:paraId="2AAC2A59" w14:textId="77777777" w:rsidR="00123DAD" w:rsidRDefault="00123DAD" w:rsidP="00CE4CBC">
      <w:pPr>
        <w:ind w:left="0"/>
      </w:pPr>
    </w:p>
    <w:sectPr w:rsidR="00123DAD" w:rsidSect="003D760B">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Muhammad Ismail Mangrio" w:date="2023-11-13T10:27:00Z" w:initials="MI">
    <w:p w14:paraId="08F14211" w14:textId="77777777" w:rsidR="00D869E2" w:rsidRDefault="00D869E2" w:rsidP="00D869E2">
      <w:pPr>
        <w:pStyle w:val="CommentText"/>
        <w:ind w:left="0" w:firstLine="0"/>
        <w:jc w:val="left"/>
      </w:pPr>
      <w:r>
        <w:rPr>
          <w:rStyle w:val="CommentReference"/>
        </w:rPr>
        <w:annotationRef/>
      </w:r>
      <w:r>
        <w:t>This table of content was of previous Document (SRS), I have updated it now.</w:t>
      </w:r>
    </w:p>
  </w:comment>
  <w:comment w:id="183" w:author="Muhammad Ismail Mangrio" w:date="2023-11-13T10:36:00Z" w:initials="MI">
    <w:p w14:paraId="77A728EC" w14:textId="77777777" w:rsidR="00D869E2" w:rsidRDefault="00D869E2" w:rsidP="00D869E2">
      <w:pPr>
        <w:pStyle w:val="CommentText"/>
        <w:ind w:left="0" w:firstLine="0"/>
        <w:jc w:val="left"/>
      </w:pPr>
      <w:r>
        <w:rPr>
          <w:rStyle w:val="CommentReference"/>
        </w:rPr>
        <w:annotationRef/>
      </w:r>
      <w:r>
        <w:t>If you have taken this picture from the internet, then cite the reference in Figure's caption.</w:t>
      </w:r>
    </w:p>
  </w:comment>
  <w:comment w:id="193" w:author="Muhammad Ismail Mangrio" w:date="2023-11-13T10:37:00Z" w:initials="MI">
    <w:p w14:paraId="07C20370" w14:textId="77777777" w:rsidR="00D869E2" w:rsidRDefault="00D869E2" w:rsidP="00D869E2">
      <w:pPr>
        <w:pStyle w:val="CommentText"/>
        <w:ind w:left="0" w:firstLine="0"/>
        <w:jc w:val="left"/>
      </w:pPr>
      <w:r>
        <w:rPr>
          <w:rStyle w:val="CommentReference"/>
        </w:rPr>
        <w:annotationRef/>
      </w:r>
      <w:r>
        <w:t>Insert caption</w:t>
      </w:r>
    </w:p>
  </w:comment>
  <w:comment w:id="204" w:author="Muhammad Ismail Mangrio" w:date="2023-11-13T10:39:00Z" w:initials="MI">
    <w:p w14:paraId="1BFA324A" w14:textId="77777777" w:rsidR="00D869E2" w:rsidRDefault="00D869E2" w:rsidP="00D869E2">
      <w:pPr>
        <w:pStyle w:val="CommentText"/>
        <w:ind w:left="0" w:firstLine="0"/>
        <w:jc w:val="left"/>
      </w:pPr>
      <w:r>
        <w:rPr>
          <w:rStyle w:val="CommentReference"/>
        </w:rPr>
        <w:annotationRef/>
      </w:r>
      <w:r>
        <w:t>Insert caption</w:t>
      </w:r>
    </w:p>
  </w:comment>
  <w:comment w:id="221" w:author="Muhammad Ismail Mangrio" w:date="2023-11-13T10:39:00Z" w:initials="MI">
    <w:p w14:paraId="638A4690" w14:textId="77777777" w:rsidR="00D869E2" w:rsidRDefault="00D869E2" w:rsidP="00D869E2">
      <w:pPr>
        <w:pStyle w:val="CommentText"/>
        <w:ind w:left="0" w:firstLine="0"/>
        <w:jc w:val="left"/>
      </w:pPr>
      <w:r>
        <w:rPr>
          <w:rStyle w:val="CommentReference"/>
        </w:rPr>
        <w:annotationRef/>
      </w:r>
      <w:r>
        <w:t>Insert caption</w:t>
      </w:r>
    </w:p>
  </w:comment>
  <w:comment w:id="230" w:author="Muhammad Ismail Mangrio" w:date="2023-11-13T10:41:00Z" w:initials="MI">
    <w:p w14:paraId="6E77F9B0" w14:textId="77777777" w:rsidR="00D869E2" w:rsidRDefault="00D869E2" w:rsidP="00D869E2">
      <w:pPr>
        <w:pStyle w:val="CommentText"/>
        <w:ind w:left="0" w:firstLine="0"/>
        <w:jc w:val="left"/>
      </w:pPr>
      <w:r>
        <w:rPr>
          <w:rStyle w:val="CommentReference"/>
        </w:rPr>
        <w:annotationRef/>
      </w:r>
      <w:r>
        <w:t>Insert caption</w:t>
      </w:r>
    </w:p>
  </w:comment>
  <w:comment w:id="251" w:author="Muhammad Ismail Mangrio" w:date="2023-11-13T10:41:00Z" w:initials="MI">
    <w:p w14:paraId="1DCB8EFF" w14:textId="77777777" w:rsidR="00D869E2" w:rsidRDefault="00D869E2" w:rsidP="00D869E2">
      <w:pPr>
        <w:pStyle w:val="CommentText"/>
        <w:ind w:left="0" w:firstLine="0"/>
        <w:jc w:val="left"/>
      </w:pPr>
      <w:r>
        <w:rPr>
          <w:rStyle w:val="CommentReference"/>
        </w:rPr>
        <w:annotationRef/>
      </w:r>
      <w:r>
        <w:t>Insert caption</w:t>
      </w:r>
    </w:p>
  </w:comment>
  <w:comment w:id="254" w:author="Muhammad Ismail Mangrio" w:date="2023-11-13T10:42:00Z" w:initials="MI">
    <w:p w14:paraId="70F84419" w14:textId="77777777" w:rsidR="00D869E2" w:rsidRDefault="00D869E2" w:rsidP="00D869E2">
      <w:pPr>
        <w:pStyle w:val="CommentText"/>
        <w:ind w:left="0" w:firstLine="0"/>
        <w:jc w:val="left"/>
      </w:pPr>
      <w:r>
        <w:rPr>
          <w:rStyle w:val="CommentReference"/>
        </w:rPr>
        <w:annotationRef/>
      </w:r>
      <w:r>
        <w:t>Insert caption</w:t>
      </w:r>
    </w:p>
  </w:comment>
  <w:comment w:id="256" w:author="Muhammad Ismail Mangrio" w:date="2023-11-13T10:43:00Z" w:initials="MI">
    <w:p w14:paraId="36ACD6F5" w14:textId="77777777" w:rsidR="00D869E2" w:rsidRDefault="00D869E2" w:rsidP="00D869E2">
      <w:pPr>
        <w:pStyle w:val="CommentText"/>
        <w:ind w:left="0" w:firstLine="0"/>
        <w:jc w:val="left"/>
      </w:pPr>
      <w:r>
        <w:rPr>
          <w:rStyle w:val="CommentReference"/>
        </w:rPr>
        <w:annotationRef/>
      </w:r>
      <w:r>
        <w:t>Content is blurred, try to capture and paste the image which contain clear/visible content/text</w:t>
      </w:r>
    </w:p>
  </w:comment>
  <w:comment w:id="257" w:author="Muhammad Ismail Mangrio" w:date="2023-11-13T10:44:00Z" w:initials="MI">
    <w:p w14:paraId="19D69CA8" w14:textId="77777777" w:rsidR="00D869E2" w:rsidRDefault="00D869E2" w:rsidP="00D869E2">
      <w:pPr>
        <w:pStyle w:val="CommentText"/>
        <w:ind w:left="0" w:firstLine="0"/>
        <w:jc w:val="left"/>
      </w:pPr>
      <w:r>
        <w:rPr>
          <w:rStyle w:val="CommentReference"/>
        </w:rPr>
        <w:annotationRef/>
      </w:r>
      <w:r>
        <w:t>Is this your app's snapshot?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F14211" w15:done="0"/>
  <w15:commentEx w15:paraId="77A728EC" w15:done="0"/>
  <w15:commentEx w15:paraId="07C20370" w15:done="0"/>
  <w15:commentEx w15:paraId="1BFA324A" w15:done="0"/>
  <w15:commentEx w15:paraId="638A4690" w15:done="0"/>
  <w15:commentEx w15:paraId="6E77F9B0" w15:done="0"/>
  <w15:commentEx w15:paraId="1DCB8EFF" w15:done="0"/>
  <w15:commentEx w15:paraId="70F84419" w15:done="0"/>
  <w15:commentEx w15:paraId="36ACD6F5" w15:done="0"/>
  <w15:commentEx w15:paraId="19D69C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4F9094" w16cex:dateUtc="2023-11-13T05:27:00Z"/>
  <w16cex:commentExtensible w16cex:durableId="296FA039" w16cex:dateUtc="2023-11-13T05:36:00Z"/>
  <w16cex:commentExtensible w16cex:durableId="5366E3DB" w16cex:dateUtc="2023-11-13T05:37:00Z"/>
  <w16cex:commentExtensible w16cex:durableId="16885DC8" w16cex:dateUtc="2023-11-13T05:39:00Z"/>
  <w16cex:commentExtensible w16cex:durableId="18EBF9E7" w16cex:dateUtc="2023-11-13T05:39:00Z"/>
  <w16cex:commentExtensible w16cex:durableId="56B372EC" w16cex:dateUtc="2023-11-13T05:41:00Z"/>
  <w16cex:commentExtensible w16cex:durableId="405D6BA5" w16cex:dateUtc="2023-11-13T05:41:00Z"/>
  <w16cex:commentExtensible w16cex:durableId="5100F9BE" w16cex:dateUtc="2023-11-13T05:42:00Z"/>
  <w16cex:commentExtensible w16cex:durableId="2CA759DA" w16cex:dateUtc="2023-11-13T05:43:00Z"/>
  <w16cex:commentExtensible w16cex:durableId="60F157E8" w16cex:dateUtc="2023-11-13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F14211" w16cid:durableId="634F9094"/>
  <w16cid:commentId w16cid:paraId="77A728EC" w16cid:durableId="296FA039"/>
  <w16cid:commentId w16cid:paraId="07C20370" w16cid:durableId="5366E3DB"/>
  <w16cid:commentId w16cid:paraId="1BFA324A" w16cid:durableId="16885DC8"/>
  <w16cid:commentId w16cid:paraId="638A4690" w16cid:durableId="18EBF9E7"/>
  <w16cid:commentId w16cid:paraId="6E77F9B0" w16cid:durableId="56B372EC"/>
  <w16cid:commentId w16cid:paraId="1DCB8EFF" w16cid:durableId="405D6BA5"/>
  <w16cid:commentId w16cid:paraId="70F84419" w16cid:durableId="5100F9BE"/>
  <w16cid:commentId w16cid:paraId="36ACD6F5" w16cid:durableId="2CA759DA"/>
  <w16cid:commentId w16cid:paraId="19D69CA8" w16cid:durableId="60F157E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4459"/>
    <w:multiLevelType w:val="hybridMultilevel"/>
    <w:tmpl w:val="B132448E"/>
    <w:lvl w:ilvl="0" w:tplc="0809000B">
      <w:start w:val="1"/>
      <w:numFmt w:val="bullet"/>
      <w:lvlText w:val=""/>
      <w:lvlJc w:val="left"/>
      <w:pPr>
        <w:ind w:left="1897" w:hanging="720"/>
      </w:pPr>
      <w:rPr>
        <w:rFonts w:ascii="Wingdings" w:hAnsi="Wingdings" w:hint="default"/>
      </w:r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 w15:restartNumberingAfterBreak="0">
    <w:nsid w:val="0C8916D1"/>
    <w:multiLevelType w:val="hybridMultilevel"/>
    <w:tmpl w:val="391C61CE"/>
    <w:lvl w:ilvl="0" w:tplc="0809000B">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ACB63C7C">
      <w:start w:val="5"/>
      <w:numFmt w:val="decimal"/>
      <w:lvlText w:val="%3."/>
      <w:lvlJc w:val="left"/>
      <w:pPr>
        <w:ind w:left="2160" w:hanging="360"/>
      </w:pPr>
      <w:rPr>
        <w:rFonts w:hint="default"/>
      </w:rPr>
    </w:lvl>
    <w:lvl w:ilvl="3" w:tplc="0809001B">
      <w:start w:val="1"/>
      <w:numFmt w:val="lowerRoman"/>
      <w:lvlText w:val="%4."/>
      <w:lvlJc w:val="righ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815174"/>
    <w:multiLevelType w:val="multilevel"/>
    <w:tmpl w:val="0D0A9E3E"/>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5B60E2C"/>
    <w:multiLevelType w:val="hybridMultilevel"/>
    <w:tmpl w:val="DE3053E0"/>
    <w:lvl w:ilvl="0" w:tplc="08090001">
      <w:start w:val="1"/>
      <w:numFmt w:val="bullet"/>
      <w:lvlText w:val=""/>
      <w:lvlJc w:val="left"/>
      <w:pPr>
        <w:ind w:left="710" w:hanging="360"/>
      </w:pPr>
      <w:rPr>
        <w:rFonts w:ascii="Symbol" w:hAnsi="Symbol" w:hint="default"/>
      </w:rPr>
    </w:lvl>
    <w:lvl w:ilvl="1" w:tplc="08090003" w:tentative="1">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4" w15:restartNumberingAfterBreak="0">
    <w:nsid w:val="172B12D3"/>
    <w:multiLevelType w:val="hybridMultilevel"/>
    <w:tmpl w:val="A7A88658"/>
    <w:lvl w:ilvl="0" w:tplc="0809000B">
      <w:start w:val="1"/>
      <w:numFmt w:val="bullet"/>
      <w:lvlText w:val=""/>
      <w:lvlJc w:val="left"/>
      <w:pPr>
        <w:ind w:left="710" w:hanging="360"/>
      </w:pPr>
      <w:rPr>
        <w:rFonts w:ascii="Wingdings" w:hAnsi="Wingdings" w:hint="default"/>
      </w:rPr>
    </w:lvl>
    <w:lvl w:ilvl="1" w:tplc="08090003" w:tentative="1">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5" w15:restartNumberingAfterBreak="0">
    <w:nsid w:val="1E8C2339"/>
    <w:multiLevelType w:val="hybridMultilevel"/>
    <w:tmpl w:val="11CE81FA"/>
    <w:lvl w:ilvl="0" w:tplc="C2A26F1A">
      <w:start w:val="1"/>
      <w:numFmt w:val="bullet"/>
      <w:lvlText w:val=""/>
      <w:lvlJc w:val="left"/>
      <w:pPr>
        <w:ind w:left="1740" w:hanging="360"/>
      </w:pPr>
      <w:rPr>
        <w:rFonts w:ascii="Symbol" w:hAnsi="Symbol" w:hint="default"/>
      </w:rPr>
    </w:lvl>
    <w:lvl w:ilvl="1" w:tplc="08090003">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6" w15:restartNumberingAfterBreak="0">
    <w:nsid w:val="28A33E3C"/>
    <w:multiLevelType w:val="hybridMultilevel"/>
    <w:tmpl w:val="0CBE108A"/>
    <w:lvl w:ilvl="0" w:tplc="0809000B">
      <w:start w:val="1"/>
      <w:numFmt w:val="bullet"/>
      <w:lvlText w:val=""/>
      <w:lvlJc w:val="left"/>
      <w:pPr>
        <w:ind w:left="720" w:hanging="360"/>
      </w:pPr>
      <w:rPr>
        <w:rFonts w:ascii="Wingdings" w:hAnsi="Wingdings" w:hint="default"/>
      </w:rPr>
    </w:lvl>
    <w:lvl w:ilvl="1" w:tplc="08090009">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4116A1"/>
    <w:multiLevelType w:val="hybridMultilevel"/>
    <w:tmpl w:val="BA5AB3D4"/>
    <w:lvl w:ilvl="0" w:tplc="08090001">
      <w:start w:val="1"/>
      <w:numFmt w:val="bullet"/>
      <w:lvlText w:val=""/>
      <w:lvlJc w:val="left"/>
      <w:pPr>
        <w:ind w:left="1740" w:hanging="360"/>
      </w:pPr>
      <w:rPr>
        <w:rFonts w:ascii="Symbol" w:hAnsi="Symbol"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8" w15:restartNumberingAfterBreak="0">
    <w:nsid w:val="383049F7"/>
    <w:multiLevelType w:val="hybridMultilevel"/>
    <w:tmpl w:val="AFA8519C"/>
    <w:lvl w:ilvl="0" w:tplc="379A8988">
      <w:start w:val="1"/>
      <w:numFmt w:val="lowerRoman"/>
      <w:lvlText w:val="%1."/>
      <w:lvlJc w:val="right"/>
      <w:pPr>
        <w:ind w:left="1440" w:hanging="360"/>
      </w:pPr>
      <w:rPr>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A06423E"/>
    <w:multiLevelType w:val="hybridMultilevel"/>
    <w:tmpl w:val="5978C612"/>
    <w:lvl w:ilvl="0" w:tplc="18AA987C">
      <w:start w:val="1"/>
      <w:numFmt w:val="lowerRoman"/>
      <w:lvlText w:val="%1."/>
      <w:lvlJc w:val="left"/>
      <w:pPr>
        <w:ind w:left="1897" w:hanging="720"/>
      </w:pPr>
      <w:rPr>
        <w:rFonts w:hint="default"/>
      </w:r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0" w15:restartNumberingAfterBreak="0">
    <w:nsid w:val="3C775A5D"/>
    <w:multiLevelType w:val="hybridMultilevel"/>
    <w:tmpl w:val="D0C815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0182738"/>
    <w:multiLevelType w:val="hybridMultilevel"/>
    <w:tmpl w:val="CB342066"/>
    <w:lvl w:ilvl="0" w:tplc="0809000B">
      <w:start w:val="1"/>
      <w:numFmt w:val="bullet"/>
      <w:lvlText w:val=""/>
      <w:lvlJc w:val="left"/>
      <w:pPr>
        <w:ind w:left="710" w:hanging="360"/>
      </w:pPr>
      <w:rPr>
        <w:rFonts w:ascii="Wingdings" w:hAnsi="Wingdings" w:hint="default"/>
      </w:rPr>
    </w:lvl>
    <w:lvl w:ilvl="1" w:tplc="08090001">
      <w:start w:val="1"/>
      <w:numFmt w:val="bullet"/>
      <w:lvlText w:val=""/>
      <w:lvlJc w:val="left"/>
      <w:pPr>
        <w:ind w:left="1430" w:hanging="360"/>
      </w:pPr>
      <w:rPr>
        <w:rFonts w:ascii="Symbol" w:hAnsi="Symbol"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12" w15:restartNumberingAfterBreak="0">
    <w:nsid w:val="40BF26E1"/>
    <w:multiLevelType w:val="multilevel"/>
    <w:tmpl w:val="87380710"/>
    <w:lvl w:ilvl="0">
      <w:start w:val="2"/>
      <w:numFmt w:val="decimal"/>
      <w:lvlText w:val="%1"/>
      <w:lvlJc w:val="left"/>
      <w:pPr>
        <w:ind w:left="375" w:hanging="375"/>
      </w:pPr>
      <w:rPr>
        <w:rFonts w:hint="default"/>
      </w:rPr>
    </w:lvl>
    <w:lvl w:ilvl="1">
      <w:start w:val="1"/>
      <w:numFmt w:val="decimal"/>
      <w:lvlText w:val="%1.%2"/>
      <w:lvlJc w:val="left"/>
      <w:pPr>
        <w:ind w:left="1177" w:hanging="375"/>
      </w:pPr>
      <w:rPr>
        <w:rFonts w:hint="default"/>
      </w:rPr>
    </w:lvl>
    <w:lvl w:ilvl="2">
      <w:start w:val="1"/>
      <w:numFmt w:val="decimal"/>
      <w:lvlText w:val="%1.%2.%3"/>
      <w:lvlJc w:val="left"/>
      <w:pPr>
        <w:ind w:left="2324" w:hanging="720"/>
      </w:pPr>
      <w:rPr>
        <w:rFonts w:hint="default"/>
      </w:rPr>
    </w:lvl>
    <w:lvl w:ilvl="3">
      <w:start w:val="1"/>
      <w:numFmt w:val="decimal"/>
      <w:lvlText w:val="%1.%2.%3.%4"/>
      <w:lvlJc w:val="left"/>
      <w:pPr>
        <w:ind w:left="3486" w:hanging="1080"/>
      </w:pPr>
      <w:rPr>
        <w:rFonts w:hint="default"/>
      </w:rPr>
    </w:lvl>
    <w:lvl w:ilvl="4">
      <w:start w:val="1"/>
      <w:numFmt w:val="decimal"/>
      <w:lvlText w:val="%1.%2.%3.%4.%5"/>
      <w:lvlJc w:val="left"/>
      <w:pPr>
        <w:ind w:left="4288" w:hanging="1080"/>
      </w:pPr>
      <w:rPr>
        <w:rFonts w:hint="default"/>
      </w:rPr>
    </w:lvl>
    <w:lvl w:ilvl="5">
      <w:start w:val="1"/>
      <w:numFmt w:val="decimal"/>
      <w:lvlText w:val="%1.%2.%3.%4.%5.%6"/>
      <w:lvlJc w:val="left"/>
      <w:pPr>
        <w:ind w:left="5450" w:hanging="1440"/>
      </w:pPr>
      <w:rPr>
        <w:rFonts w:hint="default"/>
      </w:rPr>
    </w:lvl>
    <w:lvl w:ilvl="6">
      <w:start w:val="1"/>
      <w:numFmt w:val="decimal"/>
      <w:lvlText w:val="%1.%2.%3.%4.%5.%6.%7"/>
      <w:lvlJc w:val="left"/>
      <w:pPr>
        <w:ind w:left="6252" w:hanging="1440"/>
      </w:pPr>
      <w:rPr>
        <w:rFonts w:hint="default"/>
      </w:rPr>
    </w:lvl>
    <w:lvl w:ilvl="7">
      <w:start w:val="1"/>
      <w:numFmt w:val="decimal"/>
      <w:lvlText w:val="%1.%2.%3.%4.%5.%6.%7.%8"/>
      <w:lvlJc w:val="left"/>
      <w:pPr>
        <w:ind w:left="7414" w:hanging="1800"/>
      </w:pPr>
      <w:rPr>
        <w:rFonts w:hint="default"/>
      </w:rPr>
    </w:lvl>
    <w:lvl w:ilvl="8">
      <w:start w:val="1"/>
      <w:numFmt w:val="decimal"/>
      <w:lvlText w:val="%1.%2.%3.%4.%5.%6.%7.%8.%9"/>
      <w:lvlJc w:val="left"/>
      <w:pPr>
        <w:ind w:left="8576" w:hanging="2160"/>
      </w:pPr>
      <w:rPr>
        <w:rFonts w:hint="default"/>
      </w:rPr>
    </w:lvl>
  </w:abstractNum>
  <w:abstractNum w:abstractNumId="13" w15:restartNumberingAfterBreak="0">
    <w:nsid w:val="43612E4D"/>
    <w:multiLevelType w:val="hybridMultilevel"/>
    <w:tmpl w:val="14F0B0FC"/>
    <w:lvl w:ilvl="0" w:tplc="08090001">
      <w:start w:val="1"/>
      <w:numFmt w:val="bullet"/>
      <w:lvlText w:val=""/>
      <w:lvlJc w:val="left"/>
      <w:pPr>
        <w:ind w:left="710" w:hanging="360"/>
      </w:pPr>
      <w:rPr>
        <w:rFonts w:ascii="Symbol" w:hAnsi="Symbol" w:hint="default"/>
      </w:rPr>
    </w:lvl>
    <w:lvl w:ilvl="1" w:tplc="08090003">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14" w15:restartNumberingAfterBreak="0">
    <w:nsid w:val="47FC52BA"/>
    <w:multiLevelType w:val="hybridMultilevel"/>
    <w:tmpl w:val="24563F2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491B5D47"/>
    <w:multiLevelType w:val="multilevel"/>
    <w:tmpl w:val="C4F0B39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D75FE3"/>
    <w:multiLevelType w:val="multilevel"/>
    <w:tmpl w:val="AF74A29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342526"/>
    <w:multiLevelType w:val="hybridMultilevel"/>
    <w:tmpl w:val="DE5C0416"/>
    <w:lvl w:ilvl="0" w:tplc="08090001">
      <w:start w:val="1"/>
      <w:numFmt w:val="bullet"/>
      <w:lvlText w:val=""/>
      <w:lvlJc w:val="left"/>
      <w:pPr>
        <w:ind w:left="1897" w:hanging="720"/>
      </w:pPr>
      <w:rPr>
        <w:rFonts w:ascii="Symbol" w:hAnsi="Symbol" w:hint="default"/>
      </w:r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8" w15:restartNumberingAfterBreak="0">
    <w:nsid w:val="595130AF"/>
    <w:multiLevelType w:val="hybridMultilevel"/>
    <w:tmpl w:val="3488B39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F6F7658"/>
    <w:multiLevelType w:val="hybridMultilevel"/>
    <w:tmpl w:val="7406898A"/>
    <w:lvl w:ilvl="0" w:tplc="BA7A6FA8">
      <w:start w:val="1"/>
      <w:numFmt w:val="lowerRoman"/>
      <w:lvlText w:val="%1."/>
      <w:lvlJc w:val="left"/>
      <w:pPr>
        <w:ind w:left="2160" w:hanging="720"/>
      </w:pPr>
      <w:rPr>
        <w:rFonts w:hint="default"/>
        <w:b/>
      </w:rPr>
    </w:lvl>
    <w:lvl w:ilvl="1" w:tplc="0F208134">
      <w:numFmt w:val="bullet"/>
      <w:lvlText w:val="-"/>
      <w:lvlJc w:val="left"/>
      <w:pPr>
        <w:ind w:left="2520" w:hanging="360"/>
      </w:pPr>
      <w:rPr>
        <w:rFonts w:ascii="Times New Roman" w:eastAsia="Times New Roman" w:hAnsi="Times New Roman" w:cs="Times New Roman" w:hint="default"/>
      </w:r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676D1515"/>
    <w:multiLevelType w:val="multilevel"/>
    <w:tmpl w:val="F47AA4BC"/>
    <w:lvl w:ilvl="0">
      <w:start w:val="4"/>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BC65189"/>
    <w:multiLevelType w:val="multilevel"/>
    <w:tmpl w:val="71AA0374"/>
    <w:lvl w:ilvl="0">
      <w:start w:val="2"/>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D4D5F0A"/>
    <w:multiLevelType w:val="hybridMultilevel"/>
    <w:tmpl w:val="66AEB5C8"/>
    <w:lvl w:ilvl="0" w:tplc="0809000B">
      <w:start w:val="1"/>
      <w:numFmt w:val="bullet"/>
      <w:lvlText w:val=""/>
      <w:lvlJc w:val="left"/>
      <w:pPr>
        <w:ind w:left="710" w:hanging="360"/>
      </w:pPr>
      <w:rPr>
        <w:rFonts w:ascii="Wingdings" w:hAnsi="Wingdings" w:hint="default"/>
      </w:rPr>
    </w:lvl>
    <w:lvl w:ilvl="1" w:tplc="08090003" w:tentative="1">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23" w15:restartNumberingAfterBreak="0">
    <w:nsid w:val="70D916AA"/>
    <w:multiLevelType w:val="hybridMultilevel"/>
    <w:tmpl w:val="8B9ED6B8"/>
    <w:lvl w:ilvl="0" w:tplc="F4F88906">
      <w:start w:val="1"/>
      <w:numFmt w:val="decimal"/>
      <w:lvlText w:val="%1."/>
      <w:lvlJc w:val="left"/>
      <w:pPr>
        <w:ind w:left="0"/>
      </w:pPr>
      <w:rPr>
        <w:rFonts w:ascii="Times New Roman" w:eastAsia="Times New Roman" w:hAnsi="Times New Roman" w:cs="Times New Roman"/>
        <w:b/>
        <w:i w:val="0"/>
        <w:strike w:val="0"/>
        <w:dstrike w:val="0"/>
        <w:color w:val="000000"/>
        <w:sz w:val="40"/>
        <w:szCs w:val="40"/>
        <w:u w:val="none" w:color="000000"/>
        <w:bdr w:val="none" w:sz="0" w:space="0" w:color="auto"/>
        <w:shd w:val="clear" w:color="auto" w:fill="auto"/>
        <w:vertAlign w:val="baseline"/>
      </w:rPr>
    </w:lvl>
    <w:lvl w:ilvl="1" w:tplc="B9AED64A">
      <w:start w:val="1"/>
      <w:numFmt w:val="lowerLetter"/>
      <w:lvlText w:val="%2"/>
      <w:lvlJc w:val="left"/>
      <w:pPr>
        <w:ind w:left="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A01D0E">
      <w:start w:val="1"/>
      <w:numFmt w:val="lowerRoman"/>
      <w:lvlText w:val="%3"/>
      <w:lvlJc w:val="left"/>
      <w:pPr>
        <w:ind w:left="1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AE80C0">
      <w:start w:val="1"/>
      <w:numFmt w:val="decimal"/>
      <w:lvlText w:val="%4"/>
      <w:lvlJc w:val="left"/>
      <w:pPr>
        <w:ind w:left="2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314D48A">
      <w:start w:val="1"/>
      <w:numFmt w:val="lowerLetter"/>
      <w:lvlText w:val="%5"/>
      <w:lvlJc w:val="left"/>
      <w:pPr>
        <w:ind w:left="2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7E30E4">
      <w:start w:val="1"/>
      <w:numFmt w:val="lowerRoman"/>
      <w:lvlText w:val="%6"/>
      <w:lvlJc w:val="left"/>
      <w:pPr>
        <w:ind w:left="3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4CD574">
      <w:start w:val="1"/>
      <w:numFmt w:val="decimal"/>
      <w:lvlText w:val="%7"/>
      <w:lvlJc w:val="left"/>
      <w:pPr>
        <w:ind w:left="4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AEFBFA">
      <w:start w:val="1"/>
      <w:numFmt w:val="lowerLetter"/>
      <w:lvlText w:val="%8"/>
      <w:lvlJc w:val="left"/>
      <w:pPr>
        <w:ind w:left="5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3E1BE0">
      <w:start w:val="1"/>
      <w:numFmt w:val="lowerRoman"/>
      <w:lvlText w:val="%9"/>
      <w:lvlJc w:val="left"/>
      <w:pPr>
        <w:ind w:left="5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5A87330"/>
    <w:multiLevelType w:val="hybridMultilevel"/>
    <w:tmpl w:val="8A4E71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5EF1889"/>
    <w:multiLevelType w:val="hybridMultilevel"/>
    <w:tmpl w:val="F81CF302"/>
    <w:lvl w:ilvl="0" w:tplc="59C65650">
      <w:start w:val="1"/>
      <w:numFmt w:val="lowerRoman"/>
      <w:lvlText w:val="%1."/>
      <w:lvlJc w:val="right"/>
      <w:pPr>
        <w:ind w:left="1944" w:hanging="360"/>
      </w:pPr>
      <w:rPr>
        <w:b/>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6" w15:restartNumberingAfterBreak="0">
    <w:nsid w:val="77485A6E"/>
    <w:multiLevelType w:val="multilevel"/>
    <w:tmpl w:val="0E26365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3"/>
  </w:num>
  <w:num w:numId="2">
    <w:abstractNumId w:val="26"/>
  </w:num>
  <w:num w:numId="3">
    <w:abstractNumId w:val="12"/>
  </w:num>
  <w:num w:numId="4">
    <w:abstractNumId w:val="9"/>
  </w:num>
  <w:num w:numId="5">
    <w:abstractNumId w:val="15"/>
  </w:num>
  <w:num w:numId="6">
    <w:abstractNumId w:val="11"/>
  </w:num>
  <w:num w:numId="7">
    <w:abstractNumId w:val="0"/>
  </w:num>
  <w:num w:numId="8">
    <w:abstractNumId w:val="17"/>
  </w:num>
  <w:num w:numId="9">
    <w:abstractNumId w:val="25"/>
  </w:num>
  <w:num w:numId="10">
    <w:abstractNumId w:val="8"/>
  </w:num>
  <w:num w:numId="11">
    <w:abstractNumId w:val="6"/>
  </w:num>
  <w:num w:numId="12">
    <w:abstractNumId w:val="19"/>
  </w:num>
  <w:num w:numId="13">
    <w:abstractNumId w:val="1"/>
  </w:num>
  <w:num w:numId="14">
    <w:abstractNumId w:val="16"/>
  </w:num>
  <w:num w:numId="15">
    <w:abstractNumId w:val="21"/>
  </w:num>
  <w:num w:numId="16">
    <w:abstractNumId w:val="20"/>
  </w:num>
  <w:num w:numId="17">
    <w:abstractNumId w:val="13"/>
  </w:num>
  <w:num w:numId="18">
    <w:abstractNumId w:val="7"/>
  </w:num>
  <w:num w:numId="19">
    <w:abstractNumId w:val="24"/>
  </w:num>
  <w:num w:numId="20">
    <w:abstractNumId w:val="14"/>
  </w:num>
  <w:num w:numId="21">
    <w:abstractNumId w:val="5"/>
  </w:num>
  <w:num w:numId="22">
    <w:abstractNumId w:val="18"/>
  </w:num>
  <w:num w:numId="23">
    <w:abstractNumId w:val="3"/>
  </w:num>
  <w:num w:numId="24">
    <w:abstractNumId w:val="10"/>
  </w:num>
  <w:num w:numId="25">
    <w:abstractNumId w:val="2"/>
  </w:num>
  <w:num w:numId="26">
    <w:abstractNumId w:val="4"/>
  </w:num>
  <w:num w:numId="2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al Muhammad">
    <w15:presenceInfo w15:providerId="Windows Live" w15:userId="f0e28883c579b97b"/>
  </w15:person>
  <w15:person w15:author="Muhammad Ismail Mangrio">
    <w15:presenceInfo w15:providerId="AD" w15:userId="S::ismail@iba-suk.edu.pk::590c352b-06fa-4bd0-9f05-47e2530304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712"/>
    <w:rsid w:val="00025313"/>
    <w:rsid w:val="00060FA3"/>
    <w:rsid w:val="00062693"/>
    <w:rsid w:val="000800C6"/>
    <w:rsid w:val="00093D90"/>
    <w:rsid w:val="000A0EF6"/>
    <w:rsid w:val="000B258D"/>
    <w:rsid w:val="000C6B6B"/>
    <w:rsid w:val="000F27FF"/>
    <w:rsid w:val="000F559F"/>
    <w:rsid w:val="000F7832"/>
    <w:rsid w:val="00101A81"/>
    <w:rsid w:val="00123DAD"/>
    <w:rsid w:val="00136508"/>
    <w:rsid w:val="00137954"/>
    <w:rsid w:val="001425F7"/>
    <w:rsid w:val="00161909"/>
    <w:rsid w:val="00197BB9"/>
    <w:rsid w:val="001A592F"/>
    <w:rsid w:val="001B257C"/>
    <w:rsid w:val="001D32E4"/>
    <w:rsid w:val="001D5F49"/>
    <w:rsid w:val="001F4850"/>
    <w:rsid w:val="002008E3"/>
    <w:rsid w:val="002073B5"/>
    <w:rsid w:val="0020787E"/>
    <w:rsid w:val="00213D7D"/>
    <w:rsid w:val="002353A2"/>
    <w:rsid w:val="002475E4"/>
    <w:rsid w:val="00277570"/>
    <w:rsid w:val="002A1324"/>
    <w:rsid w:val="002C202E"/>
    <w:rsid w:val="002D2953"/>
    <w:rsid w:val="002F495F"/>
    <w:rsid w:val="002F6870"/>
    <w:rsid w:val="00333AF2"/>
    <w:rsid w:val="003A2734"/>
    <w:rsid w:val="003A5EA7"/>
    <w:rsid w:val="003B6834"/>
    <w:rsid w:val="003C0E0B"/>
    <w:rsid w:val="003C18BD"/>
    <w:rsid w:val="003C5BEE"/>
    <w:rsid w:val="003D3B67"/>
    <w:rsid w:val="003D5BC6"/>
    <w:rsid w:val="003D760B"/>
    <w:rsid w:val="00423BC4"/>
    <w:rsid w:val="0044533D"/>
    <w:rsid w:val="0045480B"/>
    <w:rsid w:val="00457A4C"/>
    <w:rsid w:val="00467D65"/>
    <w:rsid w:val="00467F57"/>
    <w:rsid w:val="00477718"/>
    <w:rsid w:val="004D61B6"/>
    <w:rsid w:val="004F47CF"/>
    <w:rsid w:val="00514112"/>
    <w:rsid w:val="00536A88"/>
    <w:rsid w:val="005410C0"/>
    <w:rsid w:val="005448AE"/>
    <w:rsid w:val="00553675"/>
    <w:rsid w:val="00556E43"/>
    <w:rsid w:val="00561AD0"/>
    <w:rsid w:val="00571D0F"/>
    <w:rsid w:val="005738C3"/>
    <w:rsid w:val="00584801"/>
    <w:rsid w:val="00586D83"/>
    <w:rsid w:val="005C1986"/>
    <w:rsid w:val="005F46BF"/>
    <w:rsid w:val="005F6043"/>
    <w:rsid w:val="00604BA7"/>
    <w:rsid w:val="00620C89"/>
    <w:rsid w:val="00621084"/>
    <w:rsid w:val="0062722A"/>
    <w:rsid w:val="00640DDA"/>
    <w:rsid w:val="006A2690"/>
    <w:rsid w:val="006B7B46"/>
    <w:rsid w:val="006C56D3"/>
    <w:rsid w:val="006F093B"/>
    <w:rsid w:val="006F1ADB"/>
    <w:rsid w:val="006F501D"/>
    <w:rsid w:val="00705D25"/>
    <w:rsid w:val="00716841"/>
    <w:rsid w:val="007239D1"/>
    <w:rsid w:val="00737068"/>
    <w:rsid w:val="0074475C"/>
    <w:rsid w:val="00747A7D"/>
    <w:rsid w:val="00760DC5"/>
    <w:rsid w:val="007615B3"/>
    <w:rsid w:val="00771A90"/>
    <w:rsid w:val="00772FA0"/>
    <w:rsid w:val="007A3ED3"/>
    <w:rsid w:val="007D28EF"/>
    <w:rsid w:val="007D2AFA"/>
    <w:rsid w:val="007E0EDC"/>
    <w:rsid w:val="00801712"/>
    <w:rsid w:val="00826AC4"/>
    <w:rsid w:val="00837B12"/>
    <w:rsid w:val="008515E3"/>
    <w:rsid w:val="008634CB"/>
    <w:rsid w:val="008707C5"/>
    <w:rsid w:val="0087633F"/>
    <w:rsid w:val="00897DD4"/>
    <w:rsid w:val="008B0837"/>
    <w:rsid w:val="008D5AB2"/>
    <w:rsid w:val="00905266"/>
    <w:rsid w:val="0090586B"/>
    <w:rsid w:val="00930AD6"/>
    <w:rsid w:val="00934526"/>
    <w:rsid w:val="009366D2"/>
    <w:rsid w:val="00943299"/>
    <w:rsid w:val="0094471B"/>
    <w:rsid w:val="00945733"/>
    <w:rsid w:val="0095736B"/>
    <w:rsid w:val="00962EF6"/>
    <w:rsid w:val="00964E02"/>
    <w:rsid w:val="00966799"/>
    <w:rsid w:val="00972845"/>
    <w:rsid w:val="00992A79"/>
    <w:rsid w:val="00997925"/>
    <w:rsid w:val="009B1CAE"/>
    <w:rsid w:val="009B2FFC"/>
    <w:rsid w:val="009C0383"/>
    <w:rsid w:val="00A03F56"/>
    <w:rsid w:val="00A21C6A"/>
    <w:rsid w:val="00A62744"/>
    <w:rsid w:val="00A667D5"/>
    <w:rsid w:val="00A8655D"/>
    <w:rsid w:val="00A9313A"/>
    <w:rsid w:val="00AA55D2"/>
    <w:rsid w:val="00AA76A8"/>
    <w:rsid w:val="00AB172B"/>
    <w:rsid w:val="00AC0161"/>
    <w:rsid w:val="00AC355F"/>
    <w:rsid w:val="00AC6983"/>
    <w:rsid w:val="00AE0245"/>
    <w:rsid w:val="00AF335A"/>
    <w:rsid w:val="00B20E2A"/>
    <w:rsid w:val="00B454BD"/>
    <w:rsid w:val="00B461FF"/>
    <w:rsid w:val="00B53BC7"/>
    <w:rsid w:val="00B60456"/>
    <w:rsid w:val="00B62709"/>
    <w:rsid w:val="00B715F7"/>
    <w:rsid w:val="00BB50C1"/>
    <w:rsid w:val="00BB711B"/>
    <w:rsid w:val="00BC3627"/>
    <w:rsid w:val="00BC56A8"/>
    <w:rsid w:val="00BC7BC7"/>
    <w:rsid w:val="00BE6229"/>
    <w:rsid w:val="00C0682F"/>
    <w:rsid w:val="00C257FE"/>
    <w:rsid w:val="00C30E45"/>
    <w:rsid w:val="00C536F5"/>
    <w:rsid w:val="00C54458"/>
    <w:rsid w:val="00C613A5"/>
    <w:rsid w:val="00C81D59"/>
    <w:rsid w:val="00CA100C"/>
    <w:rsid w:val="00CB5C2E"/>
    <w:rsid w:val="00CB5FF0"/>
    <w:rsid w:val="00CE3A47"/>
    <w:rsid w:val="00CE4CBC"/>
    <w:rsid w:val="00D17812"/>
    <w:rsid w:val="00D36455"/>
    <w:rsid w:val="00D45480"/>
    <w:rsid w:val="00D71D48"/>
    <w:rsid w:val="00D86422"/>
    <w:rsid w:val="00D869E2"/>
    <w:rsid w:val="00D96A65"/>
    <w:rsid w:val="00DB743B"/>
    <w:rsid w:val="00DC334A"/>
    <w:rsid w:val="00DD2908"/>
    <w:rsid w:val="00DE183C"/>
    <w:rsid w:val="00E1235D"/>
    <w:rsid w:val="00E244EC"/>
    <w:rsid w:val="00E57394"/>
    <w:rsid w:val="00E62C4C"/>
    <w:rsid w:val="00E76DF5"/>
    <w:rsid w:val="00E82171"/>
    <w:rsid w:val="00E93FE6"/>
    <w:rsid w:val="00EB3F6D"/>
    <w:rsid w:val="00EB652F"/>
    <w:rsid w:val="00EC2289"/>
    <w:rsid w:val="00F302EA"/>
    <w:rsid w:val="00F510B3"/>
    <w:rsid w:val="00F542AF"/>
    <w:rsid w:val="00F74ABC"/>
    <w:rsid w:val="00F7501D"/>
    <w:rsid w:val="00F76D11"/>
    <w:rsid w:val="00FB6876"/>
    <w:rsid w:val="00FB7026"/>
    <w:rsid w:val="00FE0612"/>
    <w:rsid w:val="00FF2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88EDA"/>
  <w15:chartTrackingRefBased/>
  <w15:docId w15:val="{1C1D1A95-5DA4-4D68-BB26-F71884FD2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712"/>
    <w:pPr>
      <w:spacing w:after="3" w:line="270" w:lineRule="auto"/>
      <w:ind w:left="10" w:right="11"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14112"/>
    <w:pPr>
      <w:keepNext/>
      <w:keepLines/>
      <w:spacing w:before="240" w:after="0"/>
      <w:ind w:left="730"/>
      <w:outlineLvl w:val="0"/>
    </w:pPr>
    <w:rPr>
      <w:rFonts w:eastAsiaTheme="majorEastAsia" w:cstheme="majorBidi"/>
      <w:b/>
      <w:color w:val="000000" w:themeColor="text1"/>
      <w:sz w:val="32"/>
      <w:szCs w:val="32"/>
    </w:rPr>
  </w:style>
  <w:style w:type="paragraph" w:styleId="Heading2">
    <w:name w:val="heading 2"/>
    <w:next w:val="Normal"/>
    <w:link w:val="Heading2Char"/>
    <w:uiPriority w:val="9"/>
    <w:unhideWhenUsed/>
    <w:qFormat/>
    <w:rsid w:val="00640DDA"/>
    <w:pPr>
      <w:keepNext/>
      <w:keepLines/>
      <w:spacing w:before="120" w:after="12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autoRedefine/>
    <w:uiPriority w:val="9"/>
    <w:unhideWhenUsed/>
    <w:qFormat/>
    <w:rsid w:val="0020787E"/>
    <w:pPr>
      <w:keepNext/>
      <w:keepLines/>
      <w:spacing w:after="3"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0DDA"/>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20787E"/>
    <w:rPr>
      <w:rFonts w:ascii="Times New Roman" w:eastAsia="Times New Roman" w:hAnsi="Times New Roman" w:cs="Times New Roman"/>
      <w:b/>
      <w:color w:val="000000"/>
      <w:sz w:val="24"/>
    </w:rPr>
  </w:style>
  <w:style w:type="table" w:customStyle="1" w:styleId="TableGrid">
    <w:name w:val="TableGrid"/>
    <w:rsid w:val="00801712"/>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01712"/>
    <w:pPr>
      <w:ind w:left="720"/>
      <w:contextualSpacing/>
    </w:pPr>
  </w:style>
  <w:style w:type="paragraph" w:styleId="NoSpacing">
    <w:name w:val="No Spacing"/>
    <w:uiPriority w:val="1"/>
    <w:qFormat/>
    <w:rsid w:val="00801712"/>
    <w:pPr>
      <w:spacing w:after="0" w:line="240" w:lineRule="auto"/>
      <w:ind w:left="10" w:right="11"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801712"/>
    <w:rPr>
      <w:color w:val="0563C1" w:themeColor="hyperlink"/>
      <w:u w:val="single"/>
    </w:rPr>
  </w:style>
  <w:style w:type="paragraph" w:styleId="NormalWeb">
    <w:name w:val="Normal (Web)"/>
    <w:basedOn w:val="Normal"/>
    <w:uiPriority w:val="99"/>
    <w:unhideWhenUsed/>
    <w:rsid w:val="00801712"/>
    <w:pPr>
      <w:spacing w:before="100" w:beforeAutospacing="1" w:after="100" w:afterAutospacing="1" w:line="240" w:lineRule="auto"/>
      <w:ind w:left="0" w:right="0" w:firstLine="0"/>
      <w:jc w:val="left"/>
    </w:pPr>
    <w:rPr>
      <w:color w:val="auto"/>
      <w:szCs w:val="24"/>
    </w:rPr>
  </w:style>
  <w:style w:type="character" w:customStyle="1" w:styleId="apple-tab-span">
    <w:name w:val="apple-tab-span"/>
    <w:basedOn w:val="DefaultParagraphFont"/>
    <w:rsid w:val="00801712"/>
  </w:style>
  <w:style w:type="paragraph" w:customStyle="1" w:styleId="Default">
    <w:name w:val="Default"/>
    <w:rsid w:val="00B6270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14112"/>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9313A"/>
    <w:pPr>
      <w:spacing w:line="259" w:lineRule="auto"/>
      <w:ind w:left="0" w:right="0" w:firstLine="0"/>
      <w:jc w:val="left"/>
      <w:outlineLvl w:val="9"/>
    </w:pPr>
  </w:style>
  <w:style w:type="paragraph" w:styleId="TOC2">
    <w:name w:val="toc 2"/>
    <w:basedOn w:val="Normal"/>
    <w:next w:val="Normal"/>
    <w:autoRedefine/>
    <w:uiPriority w:val="39"/>
    <w:unhideWhenUsed/>
    <w:rsid w:val="00A9313A"/>
    <w:pPr>
      <w:spacing w:after="100"/>
      <w:ind w:left="240"/>
    </w:pPr>
  </w:style>
  <w:style w:type="paragraph" w:styleId="TOC1">
    <w:name w:val="toc 1"/>
    <w:basedOn w:val="Normal"/>
    <w:next w:val="Normal"/>
    <w:autoRedefine/>
    <w:uiPriority w:val="39"/>
    <w:unhideWhenUsed/>
    <w:rsid w:val="00897DD4"/>
    <w:pPr>
      <w:spacing w:after="100"/>
      <w:ind w:left="0"/>
    </w:pPr>
  </w:style>
  <w:style w:type="paragraph" w:styleId="TOC3">
    <w:name w:val="toc 3"/>
    <w:basedOn w:val="Normal"/>
    <w:next w:val="Normal"/>
    <w:autoRedefine/>
    <w:uiPriority w:val="39"/>
    <w:unhideWhenUsed/>
    <w:rsid w:val="00D869E2"/>
    <w:pPr>
      <w:tabs>
        <w:tab w:val="right" w:leader="dot" w:pos="9350"/>
      </w:tabs>
      <w:spacing w:after="100"/>
      <w:ind w:left="480"/>
      <w:pPrChange w:id="0" w:author="Jamal Muhammad" w:date="2023-11-14T09:17:00Z">
        <w:pPr>
          <w:spacing w:after="100" w:line="270" w:lineRule="auto"/>
          <w:ind w:left="480" w:right="11" w:hanging="10"/>
          <w:jc w:val="both"/>
        </w:pPr>
      </w:pPrChange>
    </w:pPr>
    <w:rPr>
      <w:rPrChange w:id="0" w:author="Jamal Muhammad" w:date="2023-11-14T09:17:00Z">
        <w:rPr>
          <w:color w:val="000000"/>
          <w:sz w:val="24"/>
          <w:szCs w:val="22"/>
          <w:lang w:val="en-US" w:eastAsia="en-US" w:bidi="ar-SA"/>
        </w:rPr>
      </w:rPrChange>
    </w:rPr>
  </w:style>
  <w:style w:type="table" w:styleId="TableGridLight">
    <w:name w:val="Grid Table Light"/>
    <w:basedOn w:val="TableNormal"/>
    <w:uiPriority w:val="40"/>
    <w:rsid w:val="00586D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6F5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64E02"/>
    <w:pPr>
      <w:spacing w:after="0" w:line="240" w:lineRule="auto"/>
    </w:pPr>
    <w:rPr>
      <w:rFonts w:ascii="Times New Roman" w:eastAsia="Times New Roman" w:hAnsi="Times New Roman" w:cs="Times New Roman"/>
      <w:color w:val="000000"/>
      <w:sz w:val="24"/>
    </w:rPr>
  </w:style>
  <w:style w:type="character" w:styleId="CommentReference">
    <w:name w:val="annotation reference"/>
    <w:basedOn w:val="DefaultParagraphFont"/>
    <w:uiPriority w:val="99"/>
    <w:semiHidden/>
    <w:unhideWhenUsed/>
    <w:rsid w:val="002F6870"/>
    <w:rPr>
      <w:sz w:val="16"/>
      <w:szCs w:val="16"/>
    </w:rPr>
  </w:style>
  <w:style w:type="paragraph" w:styleId="CommentText">
    <w:name w:val="annotation text"/>
    <w:basedOn w:val="Normal"/>
    <w:link w:val="CommentTextChar"/>
    <w:uiPriority w:val="99"/>
    <w:unhideWhenUsed/>
    <w:rsid w:val="002F6870"/>
    <w:pPr>
      <w:spacing w:line="240" w:lineRule="auto"/>
    </w:pPr>
    <w:rPr>
      <w:sz w:val="20"/>
      <w:szCs w:val="20"/>
    </w:rPr>
  </w:style>
  <w:style w:type="character" w:customStyle="1" w:styleId="CommentTextChar">
    <w:name w:val="Comment Text Char"/>
    <w:basedOn w:val="DefaultParagraphFont"/>
    <w:link w:val="CommentText"/>
    <w:uiPriority w:val="99"/>
    <w:rsid w:val="002F687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F6870"/>
    <w:rPr>
      <w:b/>
      <w:bCs/>
    </w:rPr>
  </w:style>
  <w:style w:type="character" w:customStyle="1" w:styleId="CommentSubjectChar">
    <w:name w:val="Comment Subject Char"/>
    <w:basedOn w:val="CommentTextChar"/>
    <w:link w:val="CommentSubject"/>
    <w:uiPriority w:val="99"/>
    <w:semiHidden/>
    <w:rsid w:val="002F6870"/>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F7501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8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9E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mailto:example@gmail.com" TargetMode="External"/><Relationship Id="rId7" Type="http://schemas.microsoft.com/office/2011/relationships/commentsExtended" Target="commentsExtended.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xample@gmail.com" TargetMode="Externa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CEF0154-1488-4F42-A64F-82AC22BDA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24</Pages>
  <Words>2146</Words>
  <Characters>12234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Daud</dc:creator>
  <cp:keywords/>
  <dc:description/>
  <cp:lastModifiedBy>Jamal Muhammad</cp:lastModifiedBy>
  <cp:revision>181</cp:revision>
  <dcterms:created xsi:type="dcterms:W3CDTF">2023-11-08T19:47:00Z</dcterms:created>
  <dcterms:modified xsi:type="dcterms:W3CDTF">2023-11-14T04:29:00Z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0130a367366edcece73f4a7bd8087e93e31af4ae54bd1eeb0081cbd105e14d07</vt:lpwstr>
  </property>
</Properties>
</file>